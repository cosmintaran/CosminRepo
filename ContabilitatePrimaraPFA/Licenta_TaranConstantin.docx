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07B" w:rsidRPr="00CF3D4F" w:rsidRDefault="005B107B" w:rsidP="005B107B">
      <w:pPr>
        <w:jc w:val="center"/>
        <w:rPr>
          <w:rFonts w:ascii="Arial Black" w:hAnsi="Arial Black" w:cs="Arial"/>
          <w:b/>
          <w:caps/>
          <w:sz w:val="36"/>
          <w:szCs w:val="40"/>
        </w:rPr>
      </w:pPr>
      <w:r>
        <w:rPr>
          <w:rFonts w:ascii="Arial Black" w:hAnsi="Arial Black" w:cs="Arial"/>
          <w:b/>
          <w:caps/>
          <w:sz w:val="36"/>
          <w:szCs w:val="40"/>
        </w:rPr>
        <w:t>Universitatea „</w:t>
      </w:r>
      <w:r w:rsidRPr="00CF3D4F">
        <w:rPr>
          <w:rFonts w:ascii="Arial Black" w:hAnsi="Arial Black" w:cs="Arial"/>
          <w:b/>
          <w:caps/>
          <w:sz w:val="36"/>
          <w:szCs w:val="40"/>
        </w:rPr>
        <w:t>Tibiscus” DIN Timişoara</w:t>
      </w:r>
    </w:p>
    <w:p w:rsidR="005B107B" w:rsidRPr="00CF3D4F" w:rsidRDefault="005B107B" w:rsidP="005B107B">
      <w:pPr>
        <w:jc w:val="center"/>
        <w:rPr>
          <w:rFonts w:ascii="Arial Black" w:hAnsi="Arial Black" w:cs="Arial"/>
          <w:b/>
          <w:caps/>
          <w:sz w:val="32"/>
          <w:szCs w:val="36"/>
        </w:rPr>
      </w:pPr>
      <w:r w:rsidRPr="00CF3D4F">
        <w:rPr>
          <w:rFonts w:ascii="Arial Black" w:hAnsi="Arial Black" w:cs="Arial"/>
          <w:b/>
          <w:caps/>
          <w:sz w:val="32"/>
          <w:szCs w:val="36"/>
        </w:rPr>
        <w:t>Facultatea  de  Calculatoare</w:t>
      </w:r>
    </w:p>
    <w:p w:rsidR="005B107B" w:rsidRPr="00CF3D4F" w:rsidRDefault="005B107B" w:rsidP="005B107B">
      <w:pPr>
        <w:jc w:val="center"/>
        <w:rPr>
          <w:rFonts w:ascii="Arial Black" w:hAnsi="Arial Black" w:cs="Arial"/>
          <w:b/>
          <w:caps/>
          <w:sz w:val="36"/>
          <w:szCs w:val="36"/>
        </w:rPr>
      </w:pPr>
      <w:r w:rsidRPr="00CF3D4F">
        <w:rPr>
          <w:rFonts w:ascii="Arial Black" w:hAnsi="Arial Black" w:cs="Arial"/>
          <w:b/>
          <w:caps/>
          <w:sz w:val="32"/>
          <w:szCs w:val="36"/>
        </w:rPr>
        <w:t>şi  Informatică  AplicatĂ</w:t>
      </w: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5C5FA7" w:rsidRDefault="005B107B" w:rsidP="005B107B">
      <w:pPr>
        <w:rPr>
          <w:rFonts w:ascii="Arial Black" w:hAnsi="Arial Black"/>
          <w:sz w:val="72"/>
          <w:szCs w:val="72"/>
          <w14:shadow w14:blurRad="50800" w14:dist="38100" w14:dir="2700000" w14:sx="100000" w14:sy="100000" w14:kx="0" w14:ky="0" w14:algn="tl">
            <w14:srgbClr w14:val="000000">
              <w14:alpha w14:val="60000"/>
            </w14:srgbClr>
          </w14:shadow>
        </w:rPr>
      </w:pPr>
      <w:r w:rsidRPr="005C5FA7">
        <w:rPr>
          <w:rFonts w:ascii="Arial Black" w:hAnsi="Arial Black"/>
          <w:sz w:val="72"/>
          <w:szCs w:val="72"/>
          <w14:shadow w14:blurRad="50800" w14:dist="38100" w14:dir="2700000" w14:sx="100000" w14:sy="100000" w14:kx="0" w14:ky="0" w14:algn="tl">
            <w14:srgbClr w14:val="000000">
              <w14:alpha w14:val="60000"/>
            </w14:srgbClr>
          </w14:shadow>
        </w:rPr>
        <w:t>LUCRARE DE LICENŢĂ</w:t>
      </w: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Default="005B107B" w:rsidP="005B107B">
      <w:pPr>
        <w:rPr>
          <w:rFonts w:ascii="Arial Black" w:hAnsi="Arial Black" w:cs="Arial"/>
          <w:b/>
          <w:sz w:val="28"/>
          <w:szCs w:val="28"/>
        </w:rPr>
      </w:pPr>
      <w:r w:rsidRPr="00CF3D4F">
        <w:rPr>
          <w:rFonts w:ascii="Arial Black" w:hAnsi="Arial Black" w:cs="Arial"/>
          <w:b/>
          <w:sz w:val="28"/>
          <w:szCs w:val="28"/>
        </w:rPr>
        <w:t>CONDUCĂTOR ŞTIINŢIFIC:</w:t>
      </w:r>
    </w:p>
    <w:p w:rsidR="005B107B" w:rsidRPr="005C5FA7" w:rsidRDefault="005B107B" w:rsidP="005B107B">
      <w:pPr>
        <w:rPr>
          <w:rFonts w:ascii="Arial Black" w:hAnsi="Arial Black" w:cs="Arial"/>
          <w:b/>
          <w:sz w:val="36"/>
          <w:szCs w:val="36"/>
          <w14:shadow w14:blurRad="50800" w14:dist="38100" w14:dir="2700000" w14:sx="100000" w14:sy="100000" w14:kx="0" w14:ky="0" w14:algn="tl">
            <w14:srgbClr w14:val="000000">
              <w14:alpha w14:val="60000"/>
            </w14:srgbClr>
          </w14:shadow>
        </w:rPr>
      </w:pPr>
      <w:r w:rsidRPr="005C5FA7">
        <w:rPr>
          <w:rFonts w:ascii="Arial Black" w:hAnsi="Arial Black" w:cs="Arial"/>
          <w:b/>
          <w:sz w:val="36"/>
          <w:szCs w:val="36"/>
          <w14:shadow w14:blurRad="50800" w14:dist="38100" w14:dir="2700000" w14:sx="100000" w14:sy="100000" w14:kx="0" w14:ky="0" w14:algn="tl">
            <w14:srgbClr w14:val="000000">
              <w14:alpha w14:val="60000"/>
            </w14:srgbClr>
          </w14:shadow>
        </w:rPr>
        <w:t xml:space="preserve">Lect. univ.dr. </w:t>
      </w:r>
      <w:r w:rsidR="00A72D1D" w:rsidRPr="005C5FA7">
        <w:rPr>
          <w:rFonts w:ascii="Arial Black" w:hAnsi="Arial Black" w:cs="Arial"/>
          <w:b/>
          <w:sz w:val="36"/>
          <w:szCs w:val="36"/>
          <w14:shadow w14:blurRad="50800" w14:dist="38100" w14:dir="2700000" w14:sx="100000" w14:sy="100000" w14:kx="0" w14:ky="0" w14:algn="tl">
            <w14:srgbClr w14:val="000000">
              <w14:alpha w14:val="60000"/>
            </w14:srgbClr>
          </w14:shadow>
        </w:rPr>
        <w:t>Florentina Anica Pintea</w:t>
      </w:r>
    </w:p>
    <w:p w:rsidR="005B107B" w:rsidRDefault="005B107B" w:rsidP="005B107B">
      <w:pPr>
        <w:rPr>
          <w:rFonts w:ascii="Arial Black" w:hAnsi="Arial Black" w:cs="Arial"/>
          <w:b/>
        </w:rPr>
      </w:pPr>
    </w:p>
    <w:p w:rsidR="005B107B" w:rsidRDefault="005B107B" w:rsidP="005B107B">
      <w:pPr>
        <w:rPr>
          <w:rFonts w:ascii="Arial Black" w:hAnsi="Arial Black" w:cs="Arial"/>
          <w:b/>
        </w:rPr>
      </w:pPr>
    </w:p>
    <w:p w:rsidR="005B107B" w:rsidRPr="00CF3D4F" w:rsidRDefault="005B107B" w:rsidP="005B107B">
      <w:pPr>
        <w:rPr>
          <w:rFonts w:ascii="Arial Black" w:hAnsi="Arial Black" w:cs="Arial"/>
          <w:b/>
          <w:sz w:val="28"/>
          <w:szCs w:val="28"/>
        </w:rPr>
      </w:pP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sidRPr="00CF3D4F">
        <w:rPr>
          <w:rFonts w:ascii="Arial Black" w:hAnsi="Arial Black" w:cs="Arial"/>
          <w:b/>
          <w:sz w:val="28"/>
          <w:szCs w:val="28"/>
        </w:rPr>
        <w:t>CANDIDAT:</w:t>
      </w:r>
    </w:p>
    <w:p w:rsidR="005B107B" w:rsidRPr="005C5FA7" w:rsidRDefault="005B107B" w:rsidP="005B107B">
      <w:pPr>
        <w:jc w:val="center"/>
        <w:rPr>
          <w:rFonts w:ascii="Arial Black" w:hAnsi="Arial Black" w:cs="Arial"/>
          <w:b/>
          <w:sz w:val="36"/>
          <w:szCs w:val="32"/>
          <w14:shadow w14:blurRad="50800" w14:dist="38100" w14:dir="2700000" w14:sx="100000" w14:sy="100000" w14:kx="0" w14:ky="0" w14:algn="tl">
            <w14:srgbClr w14:val="000000">
              <w14:alpha w14:val="60000"/>
            </w14:srgbClr>
          </w14:shadow>
        </w:rPr>
      </w:pP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sidRPr="005C5FA7">
        <w:rPr>
          <w:rFonts w:ascii="Arial Black" w:hAnsi="Arial Black" w:cs="Arial"/>
          <w:b/>
          <w:sz w:val="36"/>
          <w:szCs w:val="32"/>
          <w14:shadow w14:blurRad="50800" w14:dist="38100" w14:dir="2700000" w14:sx="100000" w14:sy="100000" w14:kx="0" w14:ky="0" w14:algn="tl">
            <w14:srgbClr w14:val="000000">
              <w14:alpha w14:val="60000"/>
            </w14:srgbClr>
          </w14:shadow>
        </w:rPr>
        <w:t>Țăran Constantin</w:t>
      </w: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Default="005B107B" w:rsidP="005B107B">
      <w:pPr>
        <w:jc w:val="center"/>
        <w:rPr>
          <w:rFonts w:ascii="Arial Black" w:hAnsi="Arial Black" w:cs="Arial"/>
          <w:b/>
          <w:caps/>
          <w:sz w:val="32"/>
          <w:szCs w:val="36"/>
        </w:rPr>
      </w:pPr>
      <w:r w:rsidRPr="00CF3D4F">
        <w:rPr>
          <w:rFonts w:ascii="Arial Black" w:hAnsi="Arial Black" w:cs="Arial"/>
          <w:b/>
          <w:caps/>
          <w:sz w:val="32"/>
          <w:szCs w:val="36"/>
        </w:rPr>
        <w:t>tIMIŞOARA</w:t>
      </w:r>
    </w:p>
    <w:p w:rsidR="005B107B" w:rsidRPr="00CF3D4F" w:rsidRDefault="005B107B" w:rsidP="005B107B">
      <w:pPr>
        <w:jc w:val="center"/>
        <w:rPr>
          <w:rFonts w:ascii="Arial Black" w:hAnsi="Arial Black" w:cs="Arial"/>
          <w:b/>
          <w:caps/>
          <w:sz w:val="32"/>
          <w:szCs w:val="36"/>
        </w:rPr>
      </w:pPr>
      <w:r w:rsidRPr="00CF3D4F">
        <w:rPr>
          <w:rFonts w:ascii="Arial Black" w:hAnsi="Arial Black" w:cs="Arial"/>
          <w:b/>
          <w:caps/>
          <w:sz w:val="32"/>
          <w:szCs w:val="36"/>
        </w:rPr>
        <w:t>201</w:t>
      </w:r>
      <w:r>
        <w:rPr>
          <w:rFonts w:ascii="Arial Black" w:hAnsi="Arial Black" w:cs="Arial"/>
          <w:b/>
          <w:caps/>
          <w:sz w:val="32"/>
          <w:szCs w:val="36"/>
        </w:rPr>
        <w:t>6</w:t>
      </w:r>
    </w:p>
    <w:p w:rsidR="005B107B" w:rsidRPr="005C5FA7" w:rsidRDefault="005B107B" w:rsidP="005B107B">
      <w:pPr>
        <w:jc w:val="center"/>
        <w:rPr>
          <w:rFonts w:ascii="Arial Black" w:hAnsi="Arial Black" w:cs="Arial"/>
          <w:b/>
          <w:caps/>
          <w:sz w:val="40"/>
          <w:szCs w:val="40"/>
          <w14:shadow w14:blurRad="50800" w14:dist="38100" w14:dir="2700000" w14:sx="100000" w14:sy="100000" w14:kx="0" w14:ky="0" w14:algn="tl">
            <w14:srgbClr w14:val="000000">
              <w14:alpha w14:val="60000"/>
            </w14:srgbClr>
          </w14:shadow>
        </w:rPr>
      </w:pPr>
      <w:r w:rsidRPr="005C5FA7">
        <w:rPr>
          <w:rFonts w:ascii="Arial Black" w:hAnsi="Arial Black" w:cs="Arial"/>
          <w:b/>
          <w:caps/>
          <w:sz w:val="40"/>
          <w:szCs w:val="40"/>
          <w14:shadow w14:blurRad="50800" w14:dist="38100" w14:dir="2700000" w14:sx="100000" w14:sy="100000" w14:kx="0" w14:ky="0" w14:algn="tl">
            <w14:srgbClr w14:val="000000">
              <w14:alpha w14:val="60000"/>
            </w14:srgbClr>
          </w14:shadow>
        </w:rPr>
        <w:br w:type="page"/>
      </w:r>
      <w:r w:rsidRPr="005C5FA7">
        <w:rPr>
          <w:rFonts w:ascii="Arial Black" w:hAnsi="Arial Black" w:cs="Arial"/>
          <w:b/>
          <w:caps/>
          <w:sz w:val="36"/>
          <w:szCs w:val="40"/>
          <w14:shadow w14:blurRad="50800" w14:dist="38100" w14:dir="2700000" w14:sx="100000" w14:sy="100000" w14:kx="0" w14:ky="0" w14:algn="tl">
            <w14:srgbClr w14:val="000000">
              <w14:alpha w14:val="60000"/>
            </w14:srgbClr>
          </w14:shadow>
        </w:rPr>
        <w:lastRenderedPageBreak/>
        <w:t>Universitatea „Tibiscus” DIN Timişoara</w:t>
      </w:r>
    </w:p>
    <w:p w:rsidR="005B107B" w:rsidRPr="005C5FA7" w:rsidRDefault="005B107B" w:rsidP="005B107B">
      <w:pPr>
        <w:jc w:val="center"/>
        <w:rPr>
          <w:rFonts w:ascii="Arial Black" w:hAnsi="Arial Black" w:cs="Arial"/>
          <w:b/>
          <w:caps/>
          <w:sz w:val="32"/>
          <w:szCs w:val="36"/>
          <w14:shadow w14:blurRad="50800" w14:dist="38100" w14:dir="2700000" w14:sx="100000" w14:sy="100000" w14:kx="0" w14:ky="0" w14:algn="tl">
            <w14:srgbClr w14:val="000000">
              <w14:alpha w14:val="60000"/>
            </w14:srgbClr>
          </w14:shadow>
        </w:rPr>
      </w:pPr>
      <w:r w:rsidRPr="005C5FA7">
        <w:rPr>
          <w:rFonts w:ascii="Arial Black" w:hAnsi="Arial Black" w:cs="Arial"/>
          <w:b/>
          <w:caps/>
          <w:sz w:val="32"/>
          <w:szCs w:val="36"/>
          <w14:shadow w14:blurRad="50800" w14:dist="38100" w14:dir="2700000" w14:sx="100000" w14:sy="100000" w14:kx="0" w14:ky="0" w14:algn="tl">
            <w14:srgbClr w14:val="000000">
              <w14:alpha w14:val="60000"/>
            </w14:srgbClr>
          </w14:shadow>
        </w:rPr>
        <w:t>Facultatea  de  Calculatoare</w:t>
      </w:r>
    </w:p>
    <w:p w:rsidR="005B107B" w:rsidRPr="005C5FA7" w:rsidRDefault="005B107B" w:rsidP="005B107B">
      <w:pPr>
        <w:jc w:val="center"/>
        <w:rPr>
          <w:rFonts w:ascii="Arial Black" w:hAnsi="Arial Black" w:cs="Arial"/>
          <w:b/>
          <w:caps/>
          <w:sz w:val="36"/>
          <w:szCs w:val="36"/>
          <w14:shadow w14:blurRad="50800" w14:dist="38100" w14:dir="2700000" w14:sx="100000" w14:sy="100000" w14:kx="0" w14:ky="0" w14:algn="tl">
            <w14:srgbClr w14:val="000000">
              <w14:alpha w14:val="60000"/>
            </w14:srgbClr>
          </w14:shadow>
        </w:rPr>
      </w:pPr>
      <w:r w:rsidRPr="005C5FA7">
        <w:rPr>
          <w:rFonts w:ascii="Arial Black" w:hAnsi="Arial Black" w:cs="Arial"/>
          <w:b/>
          <w:caps/>
          <w:sz w:val="32"/>
          <w:szCs w:val="36"/>
          <w14:shadow w14:blurRad="50800" w14:dist="38100" w14:dir="2700000" w14:sx="100000" w14:sy="100000" w14:kx="0" w14:ky="0" w14:algn="tl">
            <w14:srgbClr w14:val="000000">
              <w14:alpha w14:val="60000"/>
            </w14:srgbClr>
          </w14:shadow>
        </w:rPr>
        <w:t>şi  Informatică  AplicatĂ</w:t>
      </w:r>
    </w:p>
    <w:p w:rsidR="005B107B" w:rsidRPr="00CF3D4F" w:rsidRDefault="005B107B" w:rsidP="005B107B">
      <w:pPr>
        <w:jc w:val="center"/>
        <w:rPr>
          <w:rFonts w:ascii="Arial Black" w:hAnsi="Arial Black" w:cs="Arial"/>
          <w:b/>
          <w:caps/>
          <w:sz w:val="40"/>
          <w:szCs w:val="40"/>
        </w:rPr>
      </w:pPr>
    </w:p>
    <w:p w:rsidR="005B107B" w:rsidRPr="00CF3D4F" w:rsidRDefault="005B107B" w:rsidP="005B107B">
      <w:pPr>
        <w:jc w:val="center"/>
        <w:rPr>
          <w:rFonts w:ascii="Arial Black" w:hAnsi="Arial Black" w:cs="Arial"/>
          <w:b/>
          <w:caps/>
          <w:sz w:val="40"/>
          <w:szCs w:val="40"/>
        </w:rPr>
      </w:pPr>
    </w:p>
    <w:p w:rsidR="005B107B" w:rsidRPr="00CF3D4F" w:rsidRDefault="005C5FA7" w:rsidP="005B107B">
      <w:pPr>
        <w:jc w:val="center"/>
        <w:rPr>
          <w:rFonts w:ascii="Arial Black" w:hAnsi="Arial Black" w:cs="Arial"/>
          <w:b/>
          <w:caps/>
          <w:sz w:val="40"/>
          <w:szCs w:val="40"/>
        </w:rPr>
      </w:pPr>
      <w:r>
        <w:rPr>
          <w:noProof/>
          <w:lang w:eastAsia="ro-RO"/>
        </w:rPr>
        <w:drawing>
          <wp:inline distT="0" distB="0" distL="0" distR="0">
            <wp:extent cx="1240155" cy="1797050"/>
            <wp:effectExtent l="0" t="0" r="0" b="0"/>
            <wp:docPr id="1" name="Picture 1" descr="Description: logo albnegru numai sigla si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albnegru numai sigla si tex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0155" cy="1797050"/>
                    </a:xfrm>
                    <a:prstGeom prst="rect">
                      <a:avLst/>
                    </a:prstGeom>
                    <a:noFill/>
                    <a:ln>
                      <a:noFill/>
                    </a:ln>
                  </pic:spPr>
                </pic:pic>
              </a:graphicData>
            </a:graphic>
          </wp:inline>
        </w:drawing>
      </w:r>
      <w:r w:rsidR="005B107B" w:rsidRPr="00CF3D4F">
        <w:rPr>
          <w:rFonts w:ascii="Arial Black" w:hAnsi="Arial Black" w:cs="Arial"/>
          <w:b/>
          <w:caps/>
          <w:sz w:val="40"/>
          <w:szCs w:val="40"/>
        </w:rPr>
        <w:br w:type="textWrapping" w:clear="all"/>
      </w:r>
    </w:p>
    <w:p w:rsidR="005B107B" w:rsidRPr="00CF3D4F" w:rsidRDefault="005B107B" w:rsidP="005B107B">
      <w:pPr>
        <w:jc w:val="center"/>
        <w:rPr>
          <w:rFonts w:ascii="Arial Black" w:hAnsi="Arial Black" w:cs="Arial"/>
          <w:b/>
          <w:caps/>
          <w:sz w:val="40"/>
          <w:szCs w:val="40"/>
        </w:rPr>
      </w:pPr>
    </w:p>
    <w:p w:rsidR="005B107B" w:rsidRPr="00184E30" w:rsidRDefault="005B107B" w:rsidP="005B107B">
      <w:pPr>
        <w:rPr>
          <w:rFonts w:ascii="Arial Black" w:hAnsi="Arial Black"/>
          <w:sz w:val="72"/>
          <w:szCs w:val="72"/>
        </w:rPr>
      </w:pPr>
      <w:r w:rsidRPr="00184E30">
        <w:rPr>
          <w:rFonts w:ascii="Arial Black" w:hAnsi="Arial Black"/>
          <w:sz w:val="72"/>
          <w:szCs w:val="72"/>
        </w:rPr>
        <w:t>LUCRARE DE LICENŢĂ</w:t>
      </w:r>
    </w:p>
    <w:p w:rsidR="005B107B" w:rsidRPr="005C5FA7" w:rsidRDefault="005B107B" w:rsidP="005B107B">
      <w:pPr>
        <w:jc w:val="center"/>
        <w:rPr>
          <w:rFonts w:ascii="Arial Black" w:hAnsi="Arial Black" w:cs="Arial"/>
          <w:b/>
          <w:caps/>
          <w:sz w:val="40"/>
          <w:szCs w:val="40"/>
          <w14:shadow w14:blurRad="50800" w14:dist="38100" w14:dir="2700000" w14:sx="100000" w14:sy="100000" w14:kx="0" w14:ky="0" w14:algn="tl">
            <w14:srgbClr w14:val="000000">
              <w14:alpha w14:val="60000"/>
            </w14:srgbClr>
          </w14:shadow>
        </w:rPr>
      </w:pPr>
    </w:p>
    <w:p w:rsidR="005B107B" w:rsidRPr="005C5FA7" w:rsidRDefault="005B107B" w:rsidP="005B107B">
      <w:pPr>
        <w:jc w:val="center"/>
        <w:rPr>
          <w:rFonts w:ascii="Arial Black" w:hAnsi="Arial Black" w:cs="Arial"/>
          <w:b/>
          <w:caps/>
          <w:sz w:val="40"/>
          <w:szCs w:val="40"/>
          <w14:shadow w14:blurRad="50800" w14:dist="38100" w14:dir="2700000" w14:sx="100000" w14:sy="100000" w14:kx="0" w14:ky="0" w14:algn="tl">
            <w14:srgbClr w14:val="000000">
              <w14:alpha w14:val="60000"/>
            </w14:srgbClr>
          </w14:shadow>
        </w:rPr>
      </w:pPr>
    </w:p>
    <w:p w:rsidR="005B107B" w:rsidRPr="005C5FA7" w:rsidRDefault="005B107B" w:rsidP="005B107B">
      <w:pPr>
        <w:jc w:val="center"/>
        <w:rPr>
          <w:rFonts w:ascii="Arial Black" w:hAnsi="Arial Black" w:cs="Arial"/>
          <w:b/>
          <w:caps/>
          <w:sz w:val="40"/>
          <w:szCs w:val="40"/>
          <w14:shadow w14:blurRad="50800" w14:dist="38100" w14:dir="2700000" w14:sx="100000" w14:sy="100000" w14:kx="0" w14:ky="0" w14:algn="tl">
            <w14:srgbClr w14:val="000000">
              <w14:alpha w14:val="60000"/>
            </w14:srgbClr>
          </w14:shadow>
        </w:rPr>
      </w:pPr>
    </w:p>
    <w:p w:rsidR="005B107B" w:rsidRPr="005C5FA7" w:rsidRDefault="005B107B" w:rsidP="005B107B">
      <w:pPr>
        <w:rPr>
          <w:rFonts w:ascii="Arial Black" w:hAnsi="Arial Black" w:cs="Arial"/>
          <w:b/>
          <w:sz w:val="28"/>
          <w:szCs w:val="28"/>
          <w14:shadow w14:blurRad="50800" w14:dist="38100" w14:dir="2700000" w14:sx="100000" w14:sy="100000" w14:kx="0" w14:ky="0" w14:algn="tl">
            <w14:srgbClr w14:val="000000">
              <w14:alpha w14:val="60000"/>
            </w14:srgbClr>
          </w14:shadow>
        </w:rPr>
      </w:pPr>
      <w:r w:rsidRPr="005C5FA7">
        <w:rPr>
          <w:rFonts w:ascii="Arial Black" w:hAnsi="Arial Black" w:cs="Arial"/>
          <w:b/>
          <w:sz w:val="28"/>
          <w:szCs w:val="28"/>
          <w14:shadow w14:blurRad="50800" w14:dist="38100" w14:dir="2700000" w14:sx="100000" w14:sy="100000" w14:kx="0" w14:ky="0" w14:algn="tl">
            <w14:srgbClr w14:val="000000">
              <w14:alpha w14:val="60000"/>
            </w14:srgbClr>
          </w14:shadow>
        </w:rPr>
        <w:t>CONDUCĂTOR ŞTIINŢIFIC:</w:t>
      </w:r>
    </w:p>
    <w:p w:rsidR="00FD0672" w:rsidRPr="005C5FA7" w:rsidRDefault="00FD0672" w:rsidP="00FD0672">
      <w:pPr>
        <w:rPr>
          <w:rFonts w:ascii="Arial Black" w:hAnsi="Arial Black" w:cs="Arial"/>
          <w:b/>
          <w:sz w:val="36"/>
          <w:szCs w:val="36"/>
          <w14:shadow w14:blurRad="50800" w14:dist="38100" w14:dir="2700000" w14:sx="100000" w14:sy="100000" w14:kx="0" w14:ky="0" w14:algn="tl">
            <w14:srgbClr w14:val="000000">
              <w14:alpha w14:val="60000"/>
            </w14:srgbClr>
          </w14:shadow>
        </w:rPr>
      </w:pPr>
      <w:r w:rsidRPr="005C5FA7">
        <w:rPr>
          <w:rFonts w:ascii="Arial Black" w:hAnsi="Arial Black" w:cs="Arial"/>
          <w:b/>
          <w:sz w:val="36"/>
          <w:szCs w:val="36"/>
          <w14:shadow w14:blurRad="50800" w14:dist="38100" w14:dir="2700000" w14:sx="100000" w14:sy="100000" w14:kx="0" w14:ky="0" w14:algn="tl">
            <w14:srgbClr w14:val="000000">
              <w14:alpha w14:val="60000"/>
            </w14:srgbClr>
          </w14:shadow>
        </w:rPr>
        <w:t>Lect. univ.dr. Florentina Anica Pintea</w:t>
      </w:r>
    </w:p>
    <w:p w:rsidR="00FD0672" w:rsidRDefault="00FD0672" w:rsidP="00FD0672">
      <w:pPr>
        <w:rPr>
          <w:rFonts w:ascii="Arial Black" w:hAnsi="Arial Black" w:cs="Arial"/>
          <w:b/>
        </w:rPr>
      </w:pPr>
    </w:p>
    <w:p w:rsidR="00FD0672" w:rsidRPr="00CF3D4F" w:rsidRDefault="00FD0672" w:rsidP="00FD0672">
      <w:pPr>
        <w:rPr>
          <w:rFonts w:ascii="Arial Black" w:hAnsi="Arial Black" w:cs="Arial"/>
          <w:b/>
          <w:sz w:val="28"/>
          <w:szCs w:val="28"/>
        </w:rPr>
      </w:pP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Pr>
          <w:rFonts w:ascii="Arial Black" w:hAnsi="Arial Black" w:cs="Arial"/>
          <w:b/>
        </w:rPr>
        <w:tab/>
      </w:r>
      <w:r w:rsidRPr="00CF3D4F">
        <w:rPr>
          <w:rFonts w:ascii="Arial Black" w:hAnsi="Arial Black" w:cs="Arial"/>
          <w:b/>
          <w:sz w:val="28"/>
          <w:szCs w:val="28"/>
        </w:rPr>
        <w:t>CANDIDAT:</w:t>
      </w:r>
    </w:p>
    <w:p w:rsidR="00FD0672" w:rsidRPr="005C5FA7" w:rsidRDefault="00FD0672" w:rsidP="00FD0672">
      <w:pPr>
        <w:jc w:val="center"/>
        <w:rPr>
          <w:rFonts w:ascii="Arial Black" w:hAnsi="Arial Black" w:cs="Arial"/>
          <w:b/>
          <w:sz w:val="36"/>
          <w:szCs w:val="32"/>
          <w14:shadow w14:blurRad="50800" w14:dist="38100" w14:dir="2700000" w14:sx="100000" w14:sy="100000" w14:kx="0" w14:ky="0" w14:algn="tl">
            <w14:srgbClr w14:val="000000">
              <w14:alpha w14:val="60000"/>
            </w14:srgbClr>
          </w14:shadow>
        </w:rPr>
      </w:pP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Pr>
          <w:rFonts w:ascii="Arial Black" w:hAnsi="Arial Black" w:cs="Arial"/>
          <w:b/>
          <w:sz w:val="28"/>
          <w:szCs w:val="28"/>
        </w:rPr>
        <w:tab/>
      </w:r>
      <w:r w:rsidRPr="005C5FA7">
        <w:rPr>
          <w:rFonts w:ascii="Arial Black" w:hAnsi="Arial Black" w:cs="Arial"/>
          <w:b/>
          <w:sz w:val="36"/>
          <w:szCs w:val="32"/>
          <w14:shadow w14:blurRad="50800" w14:dist="38100" w14:dir="2700000" w14:sx="100000" w14:sy="100000" w14:kx="0" w14:ky="0" w14:algn="tl">
            <w14:srgbClr w14:val="000000">
              <w14:alpha w14:val="60000"/>
            </w14:srgbClr>
          </w14:shadow>
        </w:rPr>
        <w:t>Țăran Constantin</w:t>
      </w:r>
    </w:p>
    <w:p w:rsidR="00FD0672" w:rsidRPr="00CF3D4F" w:rsidRDefault="00FD0672" w:rsidP="00FD0672">
      <w:pPr>
        <w:jc w:val="center"/>
        <w:rPr>
          <w:rFonts w:ascii="Arial Black" w:hAnsi="Arial Black" w:cs="Arial"/>
          <w:b/>
          <w:caps/>
          <w:sz w:val="40"/>
          <w:szCs w:val="40"/>
        </w:rPr>
      </w:pPr>
    </w:p>
    <w:p w:rsidR="00FD0672" w:rsidRPr="00CF3D4F" w:rsidRDefault="00FD0672" w:rsidP="00FD0672">
      <w:pPr>
        <w:jc w:val="center"/>
        <w:rPr>
          <w:rFonts w:ascii="Arial Black" w:hAnsi="Arial Black" w:cs="Arial"/>
          <w:b/>
          <w:caps/>
          <w:sz w:val="40"/>
          <w:szCs w:val="40"/>
        </w:rPr>
      </w:pPr>
    </w:p>
    <w:p w:rsidR="00FD0672" w:rsidRPr="00CF3D4F" w:rsidRDefault="00FD0672" w:rsidP="00FD0672">
      <w:pPr>
        <w:jc w:val="center"/>
        <w:rPr>
          <w:rFonts w:ascii="Arial Black" w:hAnsi="Arial Black" w:cs="Arial"/>
          <w:b/>
          <w:caps/>
          <w:sz w:val="40"/>
          <w:szCs w:val="40"/>
        </w:rPr>
      </w:pPr>
    </w:p>
    <w:p w:rsidR="00FD0672" w:rsidRDefault="00FD0672" w:rsidP="00FD0672">
      <w:pPr>
        <w:jc w:val="center"/>
        <w:rPr>
          <w:rFonts w:ascii="Arial Black" w:hAnsi="Arial Black" w:cs="Arial"/>
          <w:b/>
          <w:caps/>
          <w:sz w:val="32"/>
          <w:szCs w:val="36"/>
        </w:rPr>
      </w:pPr>
      <w:r w:rsidRPr="00CF3D4F">
        <w:rPr>
          <w:rFonts w:ascii="Arial Black" w:hAnsi="Arial Black" w:cs="Arial"/>
          <w:b/>
          <w:caps/>
          <w:sz w:val="32"/>
          <w:szCs w:val="36"/>
        </w:rPr>
        <w:t>tIMIŞOARA</w:t>
      </w:r>
    </w:p>
    <w:p w:rsidR="00FD0672" w:rsidRPr="00CF3D4F" w:rsidRDefault="00FD0672" w:rsidP="00FD0672">
      <w:pPr>
        <w:jc w:val="center"/>
        <w:rPr>
          <w:rFonts w:ascii="Arial Black" w:hAnsi="Arial Black" w:cs="Arial"/>
          <w:b/>
          <w:caps/>
          <w:sz w:val="32"/>
          <w:szCs w:val="36"/>
        </w:rPr>
      </w:pPr>
      <w:r w:rsidRPr="00CF3D4F">
        <w:rPr>
          <w:rFonts w:ascii="Arial Black" w:hAnsi="Arial Black" w:cs="Arial"/>
          <w:b/>
          <w:caps/>
          <w:sz w:val="32"/>
          <w:szCs w:val="36"/>
        </w:rPr>
        <w:t>201</w:t>
      </w:r>
      <w:r>
        <w:rPr>
          <w:rFonts w:ascii="Arial Black" w:hAnsi="Arial Black" w:cs="Arial"/>
          <w:b/>
          <w:caps/>
          <w:sz w:val="32"/>
          <w:szCs w:val="36"/>
        </w:rPr>
        <w:t>6</w:t>
      </w:r>
    </w:p>
    <w:p w:rsidR="005B107B" w:rsidRPr="005C5FA7"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b/>
          <w:sz w:val="72"/>
          <w:szCs w:val="72"/>
          <w14:shadow w14:blurRad="50800" w14:dist="38100" w14:dir="2700000" w14:sx="100000" w14:sy="100000" w14:kx="0" w14:ky="0" w14:algn="tl">
            <w14:srgbClr w14:val="000000">
              <w14:alpha w14:val="60000"/>
            </w14:srgbClr>
          </w14:shadow>
        </w:rPr>
      </w:pPr>
    </w:p>
    <w:p w:rsidR="005B107B" w:rsidRPr="005C5FA7"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b/>
          <w:sz w:val="72"/>
          <w:szCs w:val="72"/>
          <w14:shadow w14:blurRad="50800" w14:dist="38100" w14:dir="2700000" w14:sx="100000" w14:sy="100000" w14:kx="0" w14:ky="0" w14:algn="tl">
            <w14:srgbClr w14:val="000000">
              <w14:alpha w14:val="60000"/>
            </w14:srgbClr>
          </w14:shadow>
        </w:rPr>
      </w:pPr>
    </w:p>
    <w:p w:rsidR="005B107B" w:rsidRPr="005C5FA7"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b/>
          <w:sz w:val="72"/>
          <w:szCs w:val="72"/>
          <w14:shadow w14:blurRad="50800" w14:dist="38100" w14:dir="2700000" w14:sx="100000" w14:sy="100000" w14:kx="0" w14:ky="0" w14:algn="tl">
            <w14:srgbClr w14:val="000000">
              <w14:alpha w14:val="60000"/>
            </w14:srgbClr>
          </w14:shadow>
        </w:rPr>
      </w:pPr>
    </w:p>
    <w:p w:rsidR="005B107B" w:rsidRPr="005C5FA7" w:rsidRDefault="005B107B" w:rsidP="005B107B">
      <w:pPr>
        <w:jc w:val="center"/>
        <w:rPr>
          <w:rFonts w:ascii="Arial Black" w:hAnsi="Arial Black"/>
          <w:sz w:val="56"/>
          <w:szCs w:val="56"/>
          <w14:shadow w14:blurRad="50800" w14:dist="38100" w14:dir="2700000" w14:sx="100000" w14:sy="100000" w14:kx="0" w14:ky="0" w14:algn="tl">
            <w14:srgbClr w14:val="000000">
              <w14:alpha w14:val="60000"/>
            </w14:srgbClr>
          </w14:shadow>
        </w:rPr>
      </w:pPr>
      <w:r w:rsidRPr="005C5FA7">
        <w:rPr>
          <w:rFonts w:ascii="Arial Black" w:hAnsi="Arial Black"/>
          <w:sz w:val="56"/>
          <w:szCs w:val="56"/>
          <w14:shadow w14:blurRad="50800" w14:dist="38100" w14:dir="2700000" w14:sx="100000" w14:sy="100000" w14:kx="0" w14:ky="0" w14:algn="tl">
            <w14:srgbClr w14:val="000000">
              <w14:alpha w14:val="60000"/>
            </w14:srgbClr>
          </w14:shadow>
        </w:rPr>
        <w:t>Țăran Constantin</w:t>
      </w: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CF3D4F" w:rsidRDefault="005C5FA7"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r>
        <w:rPr>
          <w:rFonts w:ascii="Arial" w:hAnsi="Arial" w:cs="Arial"/>
          <w:noProof/>
          <w:lang w:eastAsia="ro-RO"/>
        </w:rPr>
        <w:drawing>
          <wp:inline distT="0" distB="0" distL="0" distR="0" wp14:anchorId="0E6B7BFB" wp14:editId="4C7FFB50">
            <wp:extent cx="1351915" cy="1797050"/>
            <wp:effectExtent l="0" t="0" r="635" b="0"/>
            <wp:docPr id="2" name="Picture 2" descr="Description: 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raphic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1915" cy="1797050"/>
                    </a:xfrm>
                    <a:prstGeom prst="rect">
                      <a:avLst/>
                    </a:prstGeom>
                    <a:noFill/>
                    <a:ln>
                      <a:noFill/>
                    </a:ln>
                  </pic:spPr>
                </pic:pic>
              </a:graphicData>
            </a:graphic>
          </wp:inline>
        </w:drawing>
      </w: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CF3D4F"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rPr>
      </w:pPr>
    </w:p>
    <w:p w:rsidR="005B107B" w:rsidRPr="005C5FA7"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Arial Black" w:hAnsi="Arial Black" w:cs="Arial"/>
          <w:b/>
          <w14:shadow w14:blurRad="50800" w14:dist="38100" w14:dir="2700000" w14:sx="100000" w14:sy="100000" w14:kx="0" w14:ky="0" w14:algn="tl">
            <w14:srgbClr w14:val="000000">
              <w14:alpha w14:val="60000"/>
            </w14:srgbClr>
          </w14:shadow>
        </w:rPr>
      </w:pPr>
    </w:p>
    <w:p w:rsidR="008C5A5D" w:rsidRPr="008C5A5D" w:rsidRDefault="008C5A5D" w:rsidP="008C5A5D">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ins w:id="0" w:author="Constantin Taran" w:date="2016-07-01T19:51:00Z"/>
          <w:rFonts w:ascii="Arial Black" w:hAnsi="Arial Black" w:cs="Arial"/>
          <w:b/>
          <w:sz w:val="96"/>
          <w:szCs w:val="96"/>
          <w14:shadow w14:blurRad="50800" w14:dist="38100" w14:dir="2700000" w14:sx="100000" w14:sy="100000" w14:kx="0" w14:ky="0" w14:algn="tl">
            <w14:srgbClr w14:val="000000">
              <w14:alpha w14:val="60000"/>
            </w14:srgbClr>
          </w14:shadow>
        </w:rPr>
      </w:pPr>
      <w:ins w:id="1" w:author="Constantin Taran" w:date="2016-07-01T19:51:00Z">
        <w:r w:rsidRPr="008C5A5D">
          <w:rPr>
            <w:rFonts w:ascii="Arial Black" w:hAnsi="Arial Black" w:cs="Arial"/>
            <w:b/>
            <w:sz w:val="56"/>
            <w:szCs w:val="72"/>
            <w14:shadow w14:blurRad="50800" w14:dist="38100" w14:dir="2700000" w14:sx="100000" w14:sy="100000" w14:kx="0" w14:ky="0" w14:algn="tl">
              <w14:srgbClr w14:val="000000">
                <w14:alpha w14:val="60000"/>
              </w14:srgbClr>
            </w14:shadow>
          </w:rPr>
          <w:t>Aplicație contabilitate primară PFA</w:t>
        </w:r>
        <w:r w:rsidRPr="008C5A5D">
          <w:rPr>
            <w:rFonts w:ascii="Arial Black" w:hAnsi="Arial Black" w:cs="Arial"/>
            <w:b/>
            <w:sz w:val="56"/>
            <w:szCs w:val="72"/>
            <w14:shadow w14:blurRad="50800" w14:dist="38100" w14:dir="2700000" w14:sx="100000" w14:sy="100000" w14:kx="0" w14:ky="0" w14:algn="tl">
              <w14:srgbClr w14:val="000000">
                <w14:alpha w14:val="60000"/>
              </w14:srgbClr>
            </w14:shadow>
          </w:rPr>
          <w:tab/>
        </w:r>
      </w:ins>
    </w:p>
    <w:p w:rsidR="005B107B" w:rsidRPr="005C5FA7" w:rsidDel="008C5A5D"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del w:id="2" w:author="Constantin Taran" w:date="2016-07-01T19:51:00Z"/>
          <w:rFonts w:ascii="Arial Black" w:hAnsi="Arial Black" w:cs="Arial"/>
          <w:b/>
          <w:sz w:val="56"/>
          <w:szCs w:val="72"/>
          <w14:shadow w14:blurRad="50800" w14:dist="38100" w14:dir="2700000" w14:sx="100000" w14:sy="100000" w14:kx="0" w14:ky="0" w14:algn="tl">
            <w14:srgbClr w14:val="000000">
              <w14:alpha w14:val="60000"/>
            </w14:srgbClr>
          </w14:shadow>
        </w:rPr>
      </w:pPr>
      <w:del w:id="3" w:author="Constantin Taran" w:date="2016-07-01T19:51:00Z">
        <w:r w:rsidRPr="005C5FA7" w:rsidDel="008C5A5D">
          <w:rPr>
            <w:rFonts w:ascii="Arial Black" w:hAnsi="Arial Black" w:cs="Arial"/>
            <w:b/>
            <w:sz w:val="56"/>
            <w:szCs w:val="72"/>
            <w14:shadow w14:blurRad="50800" w14:dist="38100" w14:dir="2700000" w14:sx="100000" w14:sy="100000" w14:kx="0" w14:ky="0" w14:algn="tl">
              <w14:srgbClr w14:val="000000">
                <w14:alpha w14:val="60000"/>
              </w14:srgbClr>
            </w14:shadow>
          </w:rPr>
          <w:delText xml:space="preserve">Titlu lucrare </w:delText>
        </w:r>
      </w:del>
    </w:p>
    <w:p w:rsidR="005B107B" w:rsidRPr="005C5FA7" w:rsidDel="008C5A5D" w:rsidRDefault="005B107B" w:rsidP="005B10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del w:id="4" w:author="Constantin Taran" w:date="2016-07-01T19:51:00Z"/>
          <w:rFonts w:ascii="Arial Black" w:hAnsi="Arial Black" w:cs="Arial"/>
          <w:b/>
          <w:sz w:val="96"/>
          <w:szCs w:val="96"/>
          <w14:shadow w14:blurRad="50800" w14:dist="38100" w14:dir="2700000" w14:sx="100000" w14:sy="100000" w14:kx="0" w14:ky="0" w14:algn="tl">
            <w14:srgbClr w14:val="000000">
              <w14:alpha w14:val="60000"/>
            </w14:srgbClr>
          </w14:shadow>
        </w:rPr>
      </w:pPr>
      <w:del w:id="5" w:author="Constantin Taran" w:date="2016-07-01T19:51:00Z">
        <w:r w:rsidRPr="005C5FA7" w:rsidDel="008C5A5D">
          <w:rPr>
            <w:rFonts w:ascii="Arial Black" w:hAnsi="Arial Black" w:cs="Arial"/>
            <w:b/>
            <w:sz w:val="56"/>
            <w:szCs w:val="72"/>
            <w14:shadow w14:blurRad="50800" w14:dist="38100" w14:dir="2700000" w14:sx="100000" w14:sy="100000" w14:kx="0" w14:ky="0" w14:algn="tl">
              <w14:srgbClr w14:val="000000">
                <w14:alpha w14:val="60000"/>
              </w14:srgbClr>
            </w14:shadow>
          </w:rPr>
          <w:delText>licență</w:delText>
        </w:r>
      </w:del>
    </w:p>
    <w:p w:rsidR="005B107B" w:rsidRPr="00590141" w:rsidRDefault="005B107B" w:rsidP="005B107B">
      <w:pPr>
        <w:rPr>
          <w:sz w:val="36"/>
          <w:szCs w:val="36"/>
        </w:rPr>
      </w:pPr>
    </w:p>
    <w:p w:rsidR="005B107B" w:rsidRPr="00590141" w:rsidRDefault="005B107B" w:rsidP="005B107B">
      <w:pPr>
        <w:rPr>
          <w:sz w:val="36"/>
          <w:szCs w:val="36"/>
        </w:rPr>
      </w:pPr>
    </w:p>
    <w:p w:rsidR="005B107B" w:rsidRPr="00590141" w:rsidRDefault="005B107B" w:rsidP="005B107B">
      <w:pPr>
        <w:rPr>
          <w:sz w:val="36"/>
          <w:szCs w:val="36"/>
        </w:rPr>
      </w:pPr>
    </w:p>
    <w:p w:rsidR="005B107B" w:rsidRPr="00590141" w:rsidRDefault="005B107B" w:rsidP="005B107B">
      <w:pPr>
        <w:rPr>
          <w:sz w:val="36"/>
          <w:szCs w:val="36"/>
        </w:rPr>
      </w:pPr>
    </w:p>
    <w:p w:rsidR="005B107B" w:rsidRPr="00590141" w:rsidRDefault="005B107B" w:rsidP="005B107B">
      <w:pPr>
        <w:rPr>
          <w:sz w:val="36"/>
          <w:szCs w:val="36"/>
        </w:rPr>
      </w:pPr>
    </w:p>
    <w:p w:rsidR="005B107B" w:rsidRPr="00590141" w:rsidRDefault="005B107B" w:rsidP="005B107B">
      <w:pPr>
        <w:rPr>
          <w:sz w:val="36"/>
          <w:szCs w:val="36"/>
        </w:rPr>
      </w:pPr>
    </w:p>
    <w:p w:rsidR="005B107B" w:rsidRDefault="005B107B" w:rsidP="005B107B">
      <w:pPr>
        <w:rPr>
          <w:sz w:val="36"/>
          <w:szCs w:val="36"/>
        </w:rPr>
      </w:pPr>
    </w:p>
    <w:p w:rsidR="005B107B" w:rsidRPr="00590141" w:rsidRDefault="005B107B" w:rsidP="005B107B">
      <w:pPr>
        <w:rPr>
          <w:sz w:val="36"/>
          <w:szCs w:val="36"/>
        </w:rPr>
      </w:pPr>
    </w:p>
    <w:p w:rsidR="005B107B" w:rsidRPr="00590141" w:rsidRDefault="005B107B" w:rsidP="005B107B">
      <w:pPr>
        <w:rPr>
          <w:sz w:val="36"/>
          <w:szCs w:val="36"/>
        </w:rPr>
      </w:pPr>
    </w:p>
    <w:p w:rsidR="005B107B" w:rsidRPr="00437D69" w:rsidRDefault="005B107B" w:rsidP="00437D69">
      <w:pPr>
        <w:rPr>
          <w:rFonts w:ascii="Monotype Corsiva" w:hAnsi="Monotype Corsiva"/>
          <w:b/>
          <w:sz w:val="36"/>
          <w:szCs w:val="36"/>
        </w:rPr>
      </w:pPr>
      <w:r w:rsidRPr="00437D69">
        <w:rPr>
          <w:rFonts w:ascii="Monotype Corsiva" w:hAnsi="Monotype Corsiva"/>
          <w:b/>
          <w:sz w:val="36"/>
          <w:szCs w:val="36"/>
        </w:rPr>
        <w:t>Universitatea „Tibiscus” din Timişoara</w:t>
      </w:r>
    </w:p>
    <w:p w:rsidR="005B107B" w:rsidRPr="00437D69" w:rsidRDefault="005B107B" w:rsidP="00437D69">
      <w:pPr>
        <w:rPr>
          <w:rFonts w:ascii="Monotype Corsiva" w:hAnsi="Monotype Corsiva"/>
          <w:b/>
          <w:sz w:val="36"/>
          <w:szCs w:val="36"/>
        </w:rPr>
      </w:pPr>
      <w:bookmarkStart w:id="6" w:name="_Toc454619796"/>
      <w:r w:rsidRPr="00437D69">
        <w:rPr>
          <w:rFonts w:ascii="Monotype Corsiva" w:hAnsi="Monotype Corsiva"/>
          <w:b/>
          <w:sz w:val="36"/>
          <w:szCs w:val="36"/>
        </w:rPr>
        <w:t>Facultatea de Calculatoare şi Informatică Aplicată</w:t>
      </w:r>
      <w:bookmarkEnd w:id="6"/>
    </w:p>
    <w:p w:rsidR="005B107B" w:rsidRPr="00437D69" w:rsidRDefault="005B107B" w:rsidP="00437D69">
      <w:pPr>
        <w:rPr>
          <w:rFonts w:ascii="Monotype Corsiva" w:hAnsi="Monotype Corsiva"/>
          <w:b/>
          <w:sz w:val="36"/>
          <w:szCs w:val="36"/>
        </w:rPr>
      </w:pPr>
      <w:bookmarkStart w:id="7" w:name="_Toc454619797"/>
      <w:r w:rsidRPr="00437D69">
        <w:rPr>
          <w:rFonts w:ascii="Monotype Corsiva" w:hAnsi="Monotype Corsiva"/>
          <w:b/>
          <w:sz w:val="36"/>
          <w:szCs w:val="36"/>
        </w:rPr>
        <w:t>Departamentul de Informatică</w:t>
      </w:r>
      <w:bookmarkEnd w:id="7"/>
    </w:p>
    <w:p w:rsidR="005B107B" w:rsidRPr="00590141" w:rsidRDefault="005B107B" w:rsidP="005B107B">
      <w:pPr>
        <w:rPr>
          <w:bCs/>
        </w:rPr>
      </w:pPr>
    </w:p>
    <w:p w:rsidR="005B107B" w:rsidRPr="00590141" w:rsidRDefault="005B107B" w:rsidP="005B107B">
      <w:pPr>
        <w:rPr>
          <w:bCs/>
        </w:rPr>
      </w:pPr>
    </w:p>
    <w:p w:rsidR="005B107B" w:rsidRPr="00590141" w:rsidRDefault="005B107B" w:rsidP="005B107B">
      <w:pPr>
        <w:rPr>
          <w:bCs/>
        </w:rPr>
      </w:pPr>
    </w:p>
    <w:p w:rsidR="005B107B" w:rsidRPr="005C5FA7" w:rsidRDefault="005B107B" w:rsidP="005B107B">
      <w:pPr>
        <w:jc w:val="center"/>
        <w:rPr>
          <w:rFonts w:ascii="Monotype Corsiva" w:hAnsi="Monotype Corsiva" w:cs="Arial"/>
          <w:b/>
          <w:bCs/>
          <w:sz w:val="40"/>
          <w:szCs w:val="40"/>
          <w14:shadow w14:blurRad="50800" w14:dist="38100" w14:dir="2700000" w14:sx="100000" w14:sy="100000" w14:kx="0" w14:ky="0" w14:algn="tl">
            <w14:srgbClr w14:val="000000">
              <w14:alpha w14:val="60000"/>
            </w14:srgbClr>
          </w14:shadow>
        </w:rPr>
      </w:pPr>
      <w:r w:rsidRPr="005C5FA7">
        <w:rPr>
          <w:rFonts w:ascii="Monotype Corsiva" w:hAnsi="Monotype Corsiva" w:cs="Arial"/>
          <w:b/>
          <w:bCs/>
          <w:sz w:val="40"/>
          <w:szCs w:val="40"/>
          <w14:shadow w14:blurRad="50800" w14:dist="38100" w14:dir="2700000" w14:sx="100000" w14:sy="100000" w14:kx="0" w14:ky="0" w14:algn="tl">
            <w14:srgbClr w14:val="000000">
              <w14:alpha w14:val="60000"/>
            </w14:srgbClr>
          </w14:shadow>
        </w:rPr>
        <w:t>REFERAT</w:t>
      </w:r>
    </w:p>
    <w:p w:rsidR="005B107B" w:rsidRPr="00590141" w:rsidRDefault="005B107B" w:rsidP="005B107B">
      <w:pPr>
        <w:jc w:val="center"/>
        <w:rPr>
          <w:rFonts w:ascii="Monotype Corsiva" w:hAnsi="Monotype Corsiva"/>
          <w:b/>
          <w:bCs/>
          <w:sz w:val="16"/>
        </w:rPr>
      </w:pPr>
    </w:p>
    <w:p w:rsidR="005B107B" w:rsidRPr="00590141" w:rsidRDefault="005B107B" w:rsidP="005B107B">
      <w:pPr>
        <w:jc w:val="center"/>
        <w:rPr>
          <w:rFonts w:ascii="Monotype Corsiva" w:hAnsi="Monotype Corsiva"/>
          <w:sz w:val="36"/>
        </w:rPr>
      </w:pPr>
      <w:r w:rsidRPr="00590141">
        <w:rPr>
          <w:rFonts w:ascii="Monotype Corsiva" w:hAnsi="Monotype Corsiva"/>
          <w:sz w:val="36"/>
        </w:rPr>
        <w:t>asupra lucrării de licenţă cu titlul</w:t>
      </w:r>
    </w:p>
    <w:p w:rsidR="005B107B" w:rsidRPr="00590141" w:rsidRDefault="005B107B" w:rsidP="005B107B">
      <w:pPr>
        <w:jc w:val="center"/>
        <w:rPr>
          <w:rFonts w:ascii="Monotype Corsiva" w:hAnsi="Monotype Corsiva"/>
          <w:sz w:val="36"/>
        </w:rPr>
      </w:pPr>
      <w:r w:rsidRPr="00590141">
        <w:rPr>
          <w:rFonts w:ascii="Monotype Corsiva" w:hAnsi="Monotype Corsiva"/>
          <w:sz w:val="36"/>
        </w:rPr>
        <w:t>__________________________________________________</w:t>
      </w:r>
    </w:p>
    <w:p w:rsidR="005B107B" w:rsidRPr="00590141" w:rsidRDefault="005B107B" w:rsidP="005B107B">
      <w:pPr>
        <w:jc w:val="center"/>
        <w:rPr>
          <w:rFonts w:ascii="Monotype Corsiva" w:hAnsi="Monotype Corsiva"/>
          <w:sz w:val="36"/>
        </w:rPr>
      </w:pPr>
      <w:r w:rsidRPr="00590141">
        <w:rPr>
          <w:rFonts w:ascii="Monotype Corsiva" w:hAnsi="Monotype Corsiva"/>
          <w:sz w:val="36"/>
        </w:rPr>
        <w:t>__________________________________________________</w:t>
      </w:r>
    </w:p>
    <w:p w:rsidR="005B107B" w:rsidRPr="00590141" w:rsidRDefault="005B107B" w:rsidP="005B107B">
      <w:pPr>
        <w:jc w:val="center"/>
        <w:rPr>
          <w:rFonts w:ascii="Monotype Corsiva" w:hAnsi="Monotype Corsiva"/>
          <w:sz w:val="36"/>
        </w:rPr>
      </w:pPr>
      <w:r w:rsidRPr="00590141">
        <w:rPr>
          <w:rFonts w:ascii="Monotype Corsiva" w:hAnsi="Monotype Corsiva"/>
          <w:sz w:val="36"/>
        </w:rPr>
        <w:t>elaborată de candidatul _________________________________</w:t>
      </w:r>
    </w:p>
    <w:p w:rsidR="005B107B" w:rsidRPr="00590141" w:rsidRDefault="005B107B" w:rsidP="005B107B">
      <w:pPr>
        <w:jc w:val="center"/>
        <w:rPr>
          <w:rFonts w:ascii="Monotype Corsiva" w:hAnsi="Monotype Corsiva"/>
          <w:sz w:val="36"/>
        </w:rPr>
      </w:pPr>
    </w:p>
    <w:p w:rsidR="005B107B" w:rsidRPr="00590141" w:rsidRDefault="005B107B" w:rsidP="005B107B">
      <w:pPr>
        <w:jc w:val="center"/>
        <w:rPr>
          <w:rFonts w:ascii="Monotype Corsiva" w:hAnsi="Monotype Corsiva"/>
          <w:sz w:val="36"/>
        </w:rPr>
      </w:pPr>
    </w:p>
    <w:p w:rsidR="005B107B" w:rsidRPr="00590141" w:rsidRDefault="005B107B" w:rsidP="005B107B">
      <w:pPr>
        <w:spacing w:before="120"/>
        <w:ind w:firstLine="720"/>
        <w:jc w:val="both"/>
        <w:rPr>
          <w:rFonts w:ascii="Monotype Corsiva" w:hAnsi="Monotype Corsiva"/>
          <w:sz w:val="34"/>
        </w:rPr>
      </w:pPr>
      <w:r w:rsidRPr="00590141">
        <w:rPr>
          <w:rFonts w:ascii="Monotype Corsiva" w:hAnsi="Monotype Corsiva"/>
          <w:sz w:val="34"/>
        </w:rPr>
        <w:t>Subsemnat</w:t>
      </w:r>
      <w:r>
        <w:rPr>
          <w:rFonts w:ascii="Monotype Corsiva" w:hAnsi="Monotype Corsiva"/>
          <w:sz w:val="34"/>
        </w:rPr>
        <w:t>a/</w:t>
      </w:r>
      <w:r w:rsidRPr="00590141">
        <w:rPr>
          <w:rFonts w:ascii="Monotype Corsiva" w:hAnsi="Monotype Corsiva"/>
          <w:sz w:val="34"/>
        </w:rPr>
        <w:t>ul ____________________________ de la departamentul de Informatică al Facultăţii de Calculatoare şi Informatică Aplicată, în calitate de coordonator ştiinţific, fac următoarele precizări:</w:t>
      </w:r>
    </w:p>
    <w:p w:rsidR="005B107B" w:rsidRPr="00590141" w:rsidRDefault="005B107B" w:rsidP="005B107B">
      <w:pPr>
        <w:numPr>
          <w:ilvl w:val="0"/>
          <w:numId w:val="20"/>
        </w:numPr>
        <w:tabs>
          <w:tab w:val="num" w:pos="935"/>
        </w:tabs>
        <w:spacing w:before="120"/>
        <w:ind w:left="935" w:hanging="374"/>
        <w:jc w:val="both"/>
        <w:rPr>
          <w:rFonts w:ascii="Monotype Corsiva" w:hAnsi="Monotype Corsiva"/>
          <w:sz w:val="34"/>
        </w:rPr>
      </w:pPr>
      <w:r w:rsidRPr="00590141">
        <w:rPr>
          <w:rFonts w:ascii="Monotype Corsiva" w:hAnsi="Monotype Corsiva"/>
          <w:sz w:val="34"/>
        </w:rPr>
        <w:t>lucrarea este structurată pe  ___ capitole (___ pagini), în care se tratează tema propusă;</w:t>
      </w:r>
    </w:p>
    <w:p w:rsidR="005B107B" w:rsidRPr="00590141" w:rsidRDefault="005B107B" w:rsidP="005B107B">
      <w:pPr>
        <w:numPr>
          <w:ilvl w:val="0"/>
          <w:numId w:val="20"/>
        </w:numPr>
        <w:tabs>
          <w:tab w:val="num" w:pos="935"/>
        </w:tabs>
        <w:spacing w:before="120"/>
        <w:ind w:left="935" w:hanging="374"/>
        <w:jc w:val="both"/>
        <w:rPr>
          <w:rFonts w:ascii="Monotype Corsiva" w:hAnsi="Monotype Corsiva"/>
          <w:sz w:val="34"/>
        </w:rPr>
      </w:pPr>
      <w:r w:rsidRPr="00590141">
        <w:rPr>
          <w:rFonts w:ascii="Monotype Corsiva" w:hAnsi="Monotype Corsiva"/>
          <w:sz w:val="34"/>
        </w:rPr>
        <w:t>lucrarea este îngrijit redactată şi tehnoredactată;</w:t>
      </w:r>
    </w:p>
    <w:p w:rsidR="005B107B" w:rsidRPr="00590141" w:rsidRDefault="005B107B" w:rsidP="005B107B">
      <w:pPr>
        <w:numPr>
          <w:ilvl w:val="0"/>
          <w:numId w:val="20"/>
        </w:numPr>
        <w:tabs>
          <w:tab w:val="num" w:pos="935"/>
        </w:tabs>
        <w:spacing w:before="120"/>
        <w:ind w:left="935" w:hanging="374"/>
        <w:jc w:val="both"/>
        <w:rPr>
          <w:rFonts w:ascii="Monotype Corsiva" w:hAnsi="Monotype Corsiva"/>
          <w:sz w:val="34"/>
        </w:rPr>
      </w:pPr>
      <w:r w:rsidRPr="00590141">
        <w:rPr>
          <w:rFonts w:ascii="Monotype Corsiva" w:hAnsi="Monotype Corsiva"/>
          <w:sz w:val="34"/>
        </w:rPr>
        <w:t>lucrarea corespunde din punct de vedere ştiinţific, dovedind cunoaşterea şi aprofundarea de către candidat a domeniului abordat;</w:t>
      </w:r>
    </w:p>
    <w:p w:rsidR="005B107B" w:rsidRPr="00590141" w:rsidRDefault="005B107B" w:rsidP="005B107B">
      <w:pPr>
        <w:numPr>
          <w:ilvl w:val="0"/>
          <w:numId w:val="20"/>
        </w:numPr>
        <w:tabs>
          <w:tab w:val="num" w:pos="935"/>
        </w:tabs>
        <w:spacing w:before="120"/>
        <w:ind w:left="935" w:hanging="374"/>
        <w:jc w:val="both"/>
        <w:rPr>
          <w:rFonts w:ascii="Monotype Corsiva" w:hAnsi="Monotype Corsiva"/>
          <w:sz w:val="34"/>
        </w:rPr>
      </w:pPr>
      <w:r w:rsidRPr="00590141">
        <w:rPr>
          <w:rFonts w:ascii="Monotype Corsiva" w:hAnsi="Monotype Corsiva"/>
          <w:sz w:val="34"/>
        </w:rPr>
        <w:t>bibliografia consultată este bine aleasă şi de actualitate;</w:t>
      </w:r>
    </w:p>
    <w:p w:rsidR="005B107B" w:rsidRPr="00590141" w:rsidRDefault="005B107B" w:rsidP="005B107B">
      <w:pPr>
        <w:numPr>
          <w:ilvl w:val="0"/>
          <w:numId w:val="20"/>
        </w:numPr>
        <w:tabs>
          <w:tab w:val="num" w:pos="935"/>
        </w:tabs>
        <w:spacing w:before="120"/>
        <w:ind w:left="936" w:hanging="374"/>
        <w:jc w:val="both"/>
        <w:rPr>
          <w:rFonts w:ascii="Monotype Corsiva" w:hAnsi="Monotype Corsiva"/>
          <w:sz w:val="34"/>
        </w:rPr>
      </w:pPr>
      <w:r w:rsidRPr="00590141">
        <w:rPr>
          <w:rFonts w:ascii="Monotype Corsiva" w:hAnsi="Monotype Corsiva"/>
          <w:sz w:val="34"/>
        </w:rPr>
        <w:t>____________________________________________________________________________________________________________________________________________________________________________________</w:t>
      </w:r>
    </w:p>
    <w:p w:rsidR="005B107B" w:rsidRPr="00590141" w:rsidRDefault="005B107B" w:rsidP="005B107B">
      <w:pPr>
        <w:tabs>
          <w:tab w:val="left" w:pos="0"/>
        </w:tabs>
        <w:spacing w:before="120"/>
        <w:ind w:firstLine="561"/>
        <w:jc w:val="both"/>
        <w:rPr>
          <w:rFonts w:ascii="Monotype Corsiva" w:hAnsi="Monotype Corsiva"/>
          <w:sz w:val="34"/>
        </w:rPr>
      </w:pPr>
      <w:r w:rsidRPr="00590141">
        <w:rPr>
          <w:rFonts w:ascii="Monotype Corsiva" w:hAnsi="Monotype Corsiva"/>
          <w:sz w:val="34"/>
        </w:rPr>
        <w:t>În concluzie, sunt de acord cu acceptatea lucrării în vederea susţinerii publice în faţa comisiei de licenţă.</w:t>
      </w:r>
    </w:p>
    <w:p w:rsidR="005B107B" w:rsidRPr="00590141" w:rsidRDefault="005B107B" w:rsidP="005B107B">
      <w:pPr>
        <w:spacing w:before="120"/>
        <w:ind w:firstLine="561"/>
        <w:jc w:val="both"/>
        <w:rPr>
          <w:rFonts w:ascii="Monotype Corsiva" w:hAnsi="Monotype Corsiva"/>
          <w:sz w:val="34"/>
        </w:rPr>
      </w:pPr>
      <w:r w:rsidRPr="00590141">
        <w:rPr>
          <w:rFonts w:ascii="Monotype Corsiva" w:hAnsi="Monotype Corsiva"/>
          <w:sz w:val="34"/>
        </w:rPr>
        <w:t>Propun, în calitate de coordonator ştiinţific, nota  __________.</w:t>
      </w:r>
    </w:p>
    <w:p w:rsidR="005B107B" w:rsidRPr="00590141" w:rsidRDefault="005B107B" w:rsidP="005B107B">
      <w:pPr>
        <w:spacing w:before="240"/>
        <w:ind w:left="1123"/>
        <w:jc w:val="both"/>
        <w:rPr>
          <w:rFonts w:ascii="Monotype Corsiva" w:hAnsi="Monotype Corsiva"/>
          <w:sz w:val="36"/>
        </w:rPr>
      </w:pPr>
      <w:r w:rsidRPr="00590141">
        <w:rPr>
          <w:rFonts w:ascii="Monotype Corsiva" w:hAnsi="Monotype Corsiva"/>
          <w:sz w:val="36"/>
        </w:rPr>
        <w:t>Timişoara,</w:t>
      </w:r>
    </w:p>
    <w:p w:rsidR="005B107B" w:rsidRPr="00CF3D4F" w:rsidRDefault="005B107B" w:rsidP="005B107B">
      <w:pPr>
        <w:ind w:left="561"/>
        <w:jc w:val="both"/>
      </w:pPr>
      <w:r w:rsidRPr="00590141">
        <w:rPr>
          <w:rFonts w:ascii="Monotype Corsiva" w:hAnsi="Monotype Corsiva"/>
          <w:sz w:val="36"/>
        </w:rPr>
        <w:t>___/___/______                       _______________________</w:t>
      </w:r>
    </w:p>
    <w:p w:rsidR="006B29C1" w:rsidRDefault="006B29C1" w:rsidP="005B107B">
      <w:pPr>
        <w:sectPr w:rsidR="006B29C1" w:rsidSect="00CD43E0">
          <w:pgSz w:w="11907" w:h="16840" w:code="9"/>
          <w:pgMar w:top="1134" w:right="1134" w:bottom="1134" w:left="1701" w:header="720" w:footer="1021" w:gutter="0"/>
          <w:cols w:space="708"/>
          <w:docGrid w:linePitch="326"/>
        </w:sectPr>
      </w:pPr>
    </w:p>
    <w:p w:rsidR="005B107B" w:rsidRDefault="005B107B" w:rsidP="005B107B"/>
    <w:p w:rsidR="00A72D1D" w:rsidRDefault="00A72D1D" w:rsidP="005B107B"/>
    <w:p w:rsidR="00A72D1D" w:rsidRDefault="00294FCC" w:rsidP="00294FCC">
      <w:pPr>
        <w:pStyle w:val="TOCHeading"/>
        <w:numPr>
          <w:ilvl w:val="0"/>
          <w:numId w:val="0"/>
        </w:numPr>
      </w:pPr>
      <w:r>
        <w:t>Cuprins</w:t>
      </w:r>
    </w:p>
    <w:p w:rsidR="00294FCC" w:rsidRDefault="00294FCC" w:rsidP="00294FCC">
      <w:pPr>
        <w:rPr>
          <w:lang w:eastAsia="ja-JP"/>
        </w:rPr>
      </w:pPr>
    </w:p>
    <w:p w:rsidR="00294FCC" w:rsidRPr="00294FCC" w:rsidRDefault="00294FCC" w:rsidP="00294FCC">
      <w:pPr>
        <w:rPr>
          <w:lang w:eastAsia="ja-JP"/>
        </w:rPr>
      </w:pPr>
    </w:p>
    <w:p w:rsidR="00E92C87" w:rsidRDefault="00A72D1D">
      <w:pPr>
        <w:pStyle w:val="TOC1"/>
        <w:rPr>
          <w:rFonts w:asciiTheme="minorHAnsi" w:eastAsiaTheme="minorEastAsia" w:hAnsiTheme="minorHAnsi" w:cstheme="minorBidi"/>
          <w:b w:val="0"/>
          <w:noProof/>
          <w:sz w:val="22"/>
          <w:szCs w:val="22"/>
          <w:lang w:eastAsia="ro-RO"/>
        </w:rPr>
      </w:pPr>
      <w:r>
        <w:fldChar w:fldCharType="begin"/>
      </w:r>
      <w:r>
        <w:instrText xml:space="preserve"> TOC \o "1-3" \h \z \u </w:instrText>
      </w:r>
      <w:r>
        <w:fldChar w:fldCharType="separate"/>
      </w:r>
      <w:hyperlink w:anchor="_Toc454806980" w:history="1">
        <w:r w:rsidR="00E92C87" w:rsidRPr="00257A78">
          <w:rPr>
            <w:rStyle w:val="Hyperlink"/>
            <w:noProof/>
          </w:rPr>
          <w:t>1</w:t>
        </w:r>
        <w:r w:rsidR="00E92C87">
          <w:rPr>
            <w:rFonts w:asciiTheme="minorHAnsi" w:eastAsiaTheme="minorEastAsia" w:hAnsiTheme="minorHAnsi" w:cstheme="minorBidi"/>
            <w:b w:val="0"/>
            <w:noProof/>
            <w:sz w:val="22"/>
            <w:szCs w:val="22"/>
            <w:lang w:eastAsia="ro-RO"/>
          </w:rPr>
          <w:tab/>
        </w:r>
        <w:r w:rsidR="00E92C87" w:rsidRPr="00257A78">
          <w:rPr>
            <w:rStyle w:val="Hyperlink"/>
            <w:noProof/>
          </w:rPr>
          <w:t>PARTEA TEORETICĂ A LUCRĂRII</w:t>
        </w:r>
        <w:r w:rsidR="00E92C87">
          <w:rPr>
            <w:noProof/>
            <w:webHidden/>
          </w:rPr>
          <w:tab/>
        </w:r>
        <w:r w:rsidR="00E92C87">
          <w:rPr>
            <w:noProof/>
            <w:webHidden/>
          </w:rPr>
          <w:fldChar w:fldCharType="begin"/>
        </w:r>
        <w:r w:rsidR="00E92C87">
          <w:rPr>
            <w:noProof/>
            <w:webHidden/>
          </w:rPr>
          <w:instrText xml:space="preserve"> PAGEREF _Toc454806980 \h </w:instrText>
        </w:r>
        <w:r w:rsidR="00E92C87">
          <w:rPr>
            <w:noProof/>
            <w:webHidden/>
          </w:rPr>
        </w:r>
        <w:r w:rsidR="00E92C87">
          <w:rPr>
            <w:noProof/>
            <w:webHidden/>
          </w:rPr>
          <w:fldChar w:fldCharType="separate"/>
        </w:r>
        <w:r w:rsidR="00E92C87">
          <w:rPr>
            <w:noProof/>
            <w:webHidden/>
          </w:rPr>
          <w:t>5</w:t>
        </w:r>
        <w:r w:rsidR="00E92C87">
          <w:rPr>
            <w:noProof/>
            <w:webHidden/>
          </w:rPr>
          <w:fldChar w:fldCharType="end"/>
        </w:r>
      </w:hyperlink>
    </w:p>
    <w:p w:rsidR="00E92C87" w:rsidRDefault="00A472CD">
      <w:pPr>
        <w:pStyle w:val="TOC2"/>
        <w:rPr>
          <w:rFonts w:asciiTheme="minorHAnsi" w:eastAsiaTheme="minorEastAsia" w:hAnsiTheme="minorHAnsi" w:cstheme="minorBidi"/>
          <w:noProof/>
          <w:sz w:val="22"/>
          <w:szCs w:val="22"/>
          <w:lang w:eastAsia="ro-RO"/>
        </w:rPr>
      </w:pPr>
      <w:hyperlink w:anchor="_Toc454806981" w:history="1">
        <w:r w:rsidR="00E92C87" w:rsidRPr="00257A78">
          <w:rPr>
            <w:rStyle w:val="Hyperlink"/>
            <w:noProof/>
          </w:rPr>
          <w:t>1.1</w:t>
        </w:r>
        <w:r w:rsidR="00E92C87">
          <w:rPr>
            <w:rFonts w:asciiTheme="minorHAnsi" w:eastAsiaTheme="minorEastAsia" w:hAnsiTheme="minorHAnsi" w:cstheme="minorBidi"/>
            <w:noProof/>
            <w:sz w:val="22"/>
            <w:szCs w:val="22"/>
            <w:lang w:eastAsia="ro-RO"/>
          </w:rPr>
          <w:tab/>
        </w:r>
        <w:r w:rsidR="00E92C87" w:rsidRPr="00257A78">
          <w:rPr>
            <w:rStyle w:val="Hyperlink"/>
            <w:noProof/>
          </w:rPr>
          <w:t>INTRODUCERE</w:t>
        </w:r>
        <w:r w:rsidR="00E92C87">
          <w:rPr>
            <w:noProof/>
            <w:webHidden/>
          </w:rPr>
          <w:tab/>
        </w:r>
        <w:r w:rsidR="00E92C87">
          <w:rPr>
            <w:noProof/>
            <w:webHidden/>
          </w:rPr>
          <w:fldChar w:fldCharType="begin"/>
        </w:r>
        <w:r w:rsidR="00E92C87">
          <w:rPr>
            <w:noProof/>
            <w:webHidden/>
          </w:rPr>
          <w:instrText xml:space="preserve"> PAGEREF _Toc454806981 \h </w:instrText>
        </w:r>
        <w:r w:rsidR="00E92C87">
          <w:rPr>
            <w:noProof/>
            <w:webHidden/>
          </w:rPr>
        </w:r>
        <w:r w:rsidR="00E92C87">
          <w:rPr>
            <w:noProof/>
            <w:webHidden/>
          </w:rPr>
          <w:fldChar w:fldCharType="separate"/>
        </w:r>
        <w:r w:rsidR="00E92C87">
          <w:rPr>
            <w:noProof/>
            <w:webHidden/>
          </w:rPr>
          <w:t>5</w:t>
        </w:r>
        <w:r w:rsidR="00E92C87">
          <w:rPr>
            <w:noProof/>
            <w:webHidden/>
          </w:rPr>
          <w:fldChar w:fldCharType="end"/>
        </w:r>
      </w:hyperlink>
    </w:p>
    <w:p w:rsidR="00E92C87" w:rsidRDefault="00A472CD">
      <w:pPr>
        <w:pStyle w:val="TOC2"/>
        <w:rPr>
          <w:rFonts w:asciiTheme="minorHAnsi" w:eastAsiaTheme="minorEastAsia" w:hAnsiTheme="minorHAnsi" w:cstheme="minorBidi"/>
          <w:noProof/>
          <w:sz w:val="22"/>
          <w:szCs w:val="22"/>
          <w:lang w:eastAsia="ro-RO"/>
        </w:rPr>
      </w:pPr>
      <w:hyperlink w:anchor="_Toc454806982" w:history="1">
        <w:r w:rsidR="00E92C87" w:rsidRPr="00257A78">
          <w:rPr>
            <w:rStyle w:val="Hyperlink"/>
            <w:noProof/>
          </w:rPr>
          <w:t>1.2</w:t>
        </w:r>
        <w:r w:rsidR="00E92C87">
          <w:rPr>
            <w:rFonts w:asciiTheme="minorHAnsi" w:eastAsiaTheme="minorEastAsia" w:hAnsiTheme="minorHAnsi" w:cstheme="minorBidi"/>
            <w:noProof/>
            <w:sz w:val="22"/>
            <w:szCs w:val="22"/>
            <w:lang w:eastAsia="ro-RO"/>
          </w:rPr>
          <w:tab/>
        </w:r>
        <w:r w:rsidR="00E92C87" w:rsidRPr="00257A78">
          <w:rPr>
            <w:rStyle w:val="Hyperlink"/>
            <w:noProof/>
          </w:rPr>
          <w:t>NOȚIUNI TEORETICE ȘI PRACTICE DESPRE  CONTABILITATEA PRIMARĂ ÎN PARTIDĂ SIMPLĂ</w:t>
        </w:r>
        <w:r w:rsidR="00E92C87">
          <w:rPr>
            <w:noProof/>
            <w:webHidden/>
          </w:rPr>
          <w:tab/>
        </w:r>
        <w:r w:rsidR="00E92C87">
          <w:rPr>
            <w:noProof/>
            <w:webHidden/>
          </w:rPr>
          <w:fldChar w:fldCharType="begin"/>
        </w:r>
        <w:r w:rsidR="00E92C87">
          <w:rPr>
            <w:noProof/>
            <w:webHidden/>
          </w:rPr>
          <w:instrText xml:space="preserve"> PAGEREF _Toc454806982 \h </w:instrText>
        </w:r>
        <w:r w:rsidR="00E92C87">
          <w:rPr>
            <w:noProof/>
            <w:webHidden/>
          </w:rPr>
        </w:r>
        <w:r w:rsidR="00E92C87">
          <w:rPr>
            <w:noProof/>
            <w:webHidden/>
          </w:rPr>
          <w:fldChar w:fldCharType="separate"/>
        </w:r>
        <w:r w:rsidR="00E92C87">
          <w:rPr>
            <w:noProof/>
            <w:webHidden/>
          </w:rPr>
          <w:t>6</w:t>
        </w:r>
        <w:r w:rsidR="00E92C87">
          <w:rPr>
            <w:noProof/>
            <w:webHidden/>
          </w:rPr>
          <w:fldChar w:fldCharType="end"/>
        </w:r>
      </w:hyperlink>
    </w:p>
    <w:p w:rsidR="00E92C87" w:rsidRDefault="00A472CD">
      <w:pPr>
        <w:pStyle w:val="TOC3"/>
        <w:rPr>
          <w:rFonts w:asciiTheme="minorHAnsi" w:eastAsiaTheme="minorEastAsia" w:hAnsiTheme="minorHAnsi" w:cstheme="minorBidi"/>
          <w:noProof/>
          <w:sz w:val="22"/>
          <w:szCs w:val="22"/>
          <w:lang w:eastAsia="ro-RO"/>
        </w:rPr>
      </w:pPr>
      <w:hyperlink w:anchor="_Toc454806983" w:history="1">
        <w:r w:rsidR="00E92C87" w:rsidRPr="00257A78">
          <w:rPr>
            <w:rStyle w:val="Hyperlink"/>
            <w:noProof/>
          </w:rPr>
          <w:t>1.2.1</w:t>
        </w:r>
        <w:r w:rsidR="00E92C87">
          <w:rPr>
            <w:rFonts w:asciiTheme="minorHAnsi" w:eastAsiaTheme="minorEastAsia" w:hAnsiTheme="minorHAnsi" w:cstheme="minorBidi"/>
            <w:noProof/>
            <w:sz w:val="22"/>
            <w:szCs w:val="22"/>
            <w:lang w:eastAsia="ro-RO"/>
          </w:rPr>
          <w:tab/>
        </w:r>
        <w:r w:rsidR="00E92C87" w:rsidRPr="00257A78">
          <w:rPr>
            <w:rStyle w:val="Hyperlink"/>
            <w:noProof/>
          </w:rPr>
          <w:t>NOȚIUNI TEORETICE DESPRE CONTABILITATE</w:t>
        </w:r>
        <w:r w:rsidR="00E92C87">
          <w:rPr>
            <w:noProof/>
            <w:webHidden/>
          </w:rPr>
          <w:tab/>
        </w:r>
        <w:r w:rsidR="00E92C87">
          <w:rPr>
            <w:noProof/>
            <w:webHidden/>
          </w:rPr>
          <w:fldChar w:fldCharType="begin"/>
        </w:r>
        <w:r w:rsidR="00E92C87">
          <w:rPr>
            <w:noProof/>
            <w:webHidden/>
          </w:rPr>
          <w:instrText xml:space="preserve"> PAGEREF _Toc454806983 \h </w:instrText>
        </w:r>
        <w:r w:rsidR="00E92C87">
          <w:rPr>
            <w:noProof/>
            <w:webHidden/>
          </w:rPr>
        </w:r>
        <w:r w:rsidR="00E92C87">
          <w:rPr>
            <w:noProof/>
            <w:webHidden/>
          </w:rPr>
          <w:fldChar w:fldCharType="separate"/>
        </w:r>
        <w:r w:rsidR="00E92C87">
          <w:rPr>
            <w:noProof/>
            <w:webHidden/>
          </w:rPr>
          <w:t>6</w:t>
        </w:r>
        <w:r w:rsidR="00E92C87">
          <w:rPr>
            <w:noProof/>
            <w:webHidden/>
          </w:rPr>
          <w:fldChar w:fldCharType="end"/>
        </w:r>
      </w:hyperlink>
    </w:p>
    <w:p w:rsidR="00E92C87" w:rsidRDefault="00A472CD">
      <w:pPr>
        <w:pStyle w:val="TOC3"/>
        <w:rPr>
          <w:rFonts w:asciiTheme="minorHAnsi" w:eastAsiaTheme="minorEastAsia" w:hAnsiTheme="minorHAnsi" w:cstheme="minorBidi"/>
          <w:noProof/>
          <w:sz w:val="22"/>
          <w:szCs w:val="22"/>
          <w:lang w:eastAsia="ro-RO"/>
        </w:rPr>
      </w:pPr>
      <w:hyperlink w:anchor="_Toc454806984" w:history="1">
        <w:r w:rsidR="00E92C87" w:rsidRPr="00257A78">
          <w:rPr>
            <w:rStyle w:val="Hyperlink"/>
            <w:noProof/>
          </w:rPr>
          <w:t>1.2.2</w:t>
        </w:r>
        <w:r w:rsidR="00E92C87">
          <w:rPr>
            <w:rFonts w:asciiTheme="minorHAnsi" w:eastAsiaTheme="minorEastAsia" w:hAnsiTheme="minorHAnsi" w:cstheme="minorBidi"/>
            <w:noProof/>
            <w:sz w:val="22"/>
            <w:szCs w:val="22"/>
            <w:lang w:eastAsia="ro-RO"/>
          </w:rPr>
          <w:tab/>
        </w:r>
        <w:r w:rsidR="00E92C87" w:rsidRPr="00257A78">
          <w:rPr>
            <w:rStyle w:val="Hyperlink"/>
            <w:noProof/>
          </w:rPr>
          <w:t>NOȚIUNI TEORETICE DESPRE CONTABILITATEA PRIMARĂ PFA</w:t>
        </w:r>
        <w:r w:rsidR="00E92C87">
          <w:rPr>
            <w:noProof/>
            <w:webHidden/>
          </w:rPr>
          <w:tab/>
        </w:r>
        <w:r w:rsidR="00E92C87">
          <w:rPr>
            <w:noProof/>
            <w:webHidden/>
          </w:rPr>
          <w:fldChar w:fldCharType="begin"/>
        </w:r>
        <w:r w:rsidR="00E92C87">
          <w:rPr>
            <w:noProof/>
            <w:webHidden/>
          </w:rPr>
          <w:instrText xml:space="preserve"> PAGEREF _Toc454806984 \h </w:instrText>
        </w:r>
        <w:r w:rsidR="00E92C87">
          <w:rPr>
            <w:noProof/>
            <w:webHidden/>
          </w:rPr>
        </w:r>
        <w:r w:rsidR="00E92C87">
          <w:rPr>
            <w:noProof/>
            <w:webHidden/>
          </w:rPr>
          <w:fldChar w:fldCharType="separate"/>
        </w:r>
        <w:r w:rsidR="00E92C87">
          <w:rPr>
            <w:noProof/>
            <w:webHidden/>
          </w:rPr>
          <w:t>11</w:t>
        </w:r>
        <w:r w:rsidR="00E92C87">
          <w:rPr>
            <w:noProof/>
            <w:webHidden/>
          </w:rPr>
          <w:fldChar w:fldCharType="end"/>
        </w:r>
      </w:hyperlink>
    </w:p>
    <w:p w:rsidR="00E92C87" w:rsidRDefault="00A472CD">
      <w:pPr>
        <w:pStyle w:val="TOC3"/>
        <w:rPr>
          <w:rFonts w:asciiTheme="minorHAnsi" w:eastAsiaTheme="minorEastAsia" w:hAnsiTheme="minorHAnsi" w:cstheme="minorBidi"/>
          <w:noProof/>
          <w:sz w:val="22"/>
          <w:szCs w:val="22"/>
          <w:lang w:eastAsia="ro-RO"/>
        </w:rPr>
      </w:pPr>
      <w:hyperlink w:anchor="_Toc454806985" w:history="1">
        <w:r w:rsidR="00E92C87" w:rsidRPr="00257A78">
          <w:rPr>
            <w:rStyle w:val="Hyperlink"/>
            <w:noProof/>
          </w:rPr>
          <w:t>1.2.3</w:t>
        </w:r>
        <w:r w:rsidR="00E92C87">
          <w:rPr>
            <w:rFonts w:asciiTheme="minorHAnsi" w:eastAsiaTheme="minorEastAsia" w:hAnsiTheme="minorHAnsi" w:cstheme="minorBidi"/>
            <w:noProof/>
            <w:sz w:val="22"/>
            <w:szCs w:val="22"/>
            <w:lang w:eastAsia="ro-RO"/>
          </w:rPr>
          <w:tab/>
        </w:r>
        <w:r w:rsidR="00E92C87" w:rsidRPr="00257A78">
          <w:rPr>
            <w:rStyle w:val="Hyperlink"/>
            <w:noProof/>
          </w:rPr>
          <w:t>NOȚIUNI PRACTICE ÎN CONTABILITATEA PRIMARĂ PFA</w:t>
        </w:r>
        <w:r w:rsidR="00E92C87">
          <w:rPr>
            <w:noProof/>
            <w:webHidden/>
          </w:rPr>
          <w:tab/>
        </w:r>
        <w:r w:rsidR="00E92C87">
          <w:rPr>
            <w:noProof/>
            <w:webHidden/>
          </w:rPr>
          <w:fldChar w:fldCharType="begin"/>
        </w:r>
        <w:r w:rsidR="00E92C87">
          <w:rPr>
            <w:noProof/>
            <w:webHidden/>
          </w:rPr>
          <w:instrText xml:space="preserve"> PAGEREF _Toc454806985 \h </w:instrText>
        </w:r>
        <w:r w:rsidR="00E92C87">
          <w:rPr>
            <w:noProof/>
            <w:webHidden/>
          </w:rPr>
        </w:r>
        <w:r w:rsidR="00E92C87">
          <w:rPr>
            <w:noProof/>
            <w:webHidden/>
          </w:rPr>
          <w:fldChar w:fldCharType="separate"/>
        </w:r>
        <w:r w:rsidR="00E92C87">
          <w:rPr>
            <w:noProof/>
            <w:webHidden/>
          </w:rPr>
          <w:t>13</w:t>
        </w:r>
        <w:r w:rsidR="00E92C87">
          <w:rPr>
            <w:noProof/>
            <w:webHidden/>
          </w:rPr>
          <w:fldChar w:fldCharType="end"/>
        </w:r>
      </w:hyperlink>
    </w:p>
    <w:p w:rsidR="00E92C87" w:rsidRDefault="00A472CD">
      <w:pPr>
        <w:pStyle w:val="TOC2"/>
        <w:rPr>
          <w:rFonts w:asciiTheme="minorHAnsi" w:eastAsiaTheme="minorEastAsia" w:hAnsiTheme="minorHAnsi" w:cstheme="minorBidi"/>
          <w:noProof/>
          <w:sz w:val="22"/>
          <w:szCs w:val="22"/>
          <w:lang w:eastAsia="ro-RO"/>
        </w:rPr>
      </w:pPr>
      <w:hyperlink w:anchor="_Toc454806986" w:history="1">
        <w:r w:rsidR="00E92C87" w:rsidRPr="00257A78">
          <w:rPr>
            <w:rStyle w:val="Hyperlink"/>
            <w:noProof/>
          </w:rPr>
          <w:t>1.3</w:t>
        </w:r>
        <w:r w:rsidR="00E92C87">
          <w:rPr>
            <w:rFonts w:asciiTheme="minorHAnsi" w:eastAsiaTheme="minorEastAsia" w:hAnsiTheme="minorHAnsi" w:cstheme="minorBidi"/>
            <w:noProof/>
            <w:sz w:val="22"/>
            <w:szCs w:val="22"/>
            <w:lang w:eastAsia="ro-RO"/>
          </w:rPr>
          <w:tab/>
        </w:r>
        <w:r w:rsidR="00E92C87" w:rsidRPr="00257A78">
          <w:rPr>
            <w:rStyle w:val="Hyperlink"/>
            <w:noProof/>
          </w:rPr>
          <w:t>PREZENTAREA MEDIULUI DE DEZVOLTARE A APLICAȚIEI</w:t>
        </w:r>
        <w:r w:rsidR="00E92C87">
          <w:rPr>
            <w:noProof/>
            <w:webHidden/>
          </w:rPr>
          <w:tab/>
        </w:r>
        <w:r w:rsidR="00E92C87">
          <w:rPr>
            <w:noProof/>
            <w:webHidden/>
          </w:rPr>
          <w:fldChar w:fldCharType="begin"/>
        </w:r>
        <w:r w:rsidR="00E92C87">
          <w:rPr>
            <w:noProof/>
            <w:webHidden/>
          </w:rPr>
          <w:instrText xml:space="preserve"> PAGEREF _Toc454806986 \h </w:instrText>
        </w:r>
        <w:r w:rsidR="00E92C87">
          <w:rPr>
            <w:noProof/>
            <w:webHidden/>
          </w:rPr>
        </w:r>
        <w:r w:rsidR="00E92C87">
          <w:rPr>
            <w:noProof/>
            <w:webHidden/>
          </w:rPr>
          <w:fldChar w:fldCharType="separate"/>
        </w:r>
        <w:r w:rsidR="00E92C87">
          <w:rPr>
            <w:noProof/>
            <w:webHidden/>
          </w:rPr>
          <w:t>15</w:t>
        </w:r>
        <w:r w:rsidR="00E92C87">
          <w:rPr>
            <w:noProof/>
            <w:webHidden/>
          </w:rPr>
          <w:fldChar w:fldCharType="end"/>
        </w:r>
      </w:hyperlink>
    </w:p>
    <w:p w:rsidR="00E92C87" w:rsidRDefault="00A472CD">
      <w:pPr>
        <w:pStyle w:val="TOC3"/>
        <w:rPr>
          <w:rFonts w:asciiTheme="minorHAnsi" w:eastAsiaTheme="minorEastAsia" w:hAnsiTheme="minorHAnsi" w:cstheme="minorBidi"/>
          <w:noProof/>
          <w:sz w:val="22"/>
          <w:szCs w:val="22"/>
          <w:lang w:eastAsia="ro-RO"/>
        </w:rPr>
      </w:pPr>
      <w:hyperlink w:anchor="_Toc454806987" w:history="1">
        <w:r w:rsidR="00E92C87" w:rsidRPr="00257A78">
          <w:rPr>
            <w:rStyle w:val="Hyperlink"/>
            <w:noProof/>
          </w:rPr>
          <w:t>1.3.1</w:t>
        </w:r>
        <w:r w:rsidR="00E92C87">
          <w:rPr>
            <w:rFonts w:asciiTheme="minorHAnsi" w:eastAsiaTheme="minorEastAsia" w:hAnsiTheme="minorHAnsi" w:cstheme="minorBidi"/>
            <w:noProof/>
            <w:sz w:val="22"/>
            <w:szCs w:val="22"/>
            <w:lang w:eastAsia="ro-RO"/>
          </w:rPr>
          <w:tab/>
        </w:r>
        <w:r w:rsidR="00E92C87" w:rsidRPr="00257A78">
          <w:rPr>
            <w:rStyle w:val="Hyperlink"/>
            <w:noProof/>
          </w:rPr>
          <w:t>SCURTĂ PREZENTARE A PLATFORMEI .NET</w:t>
        </w:r>
        <w:r w:rsidR="00E92C87">
          <w:rPr>
            <w:noProof/>
            <w:webHidden/>
          </w:rPr>
          <w:tab/>
        </w:r>
        <w:r w:rsidR="00E92C87">
          <w:rPr>
            <w:noProof/>
            <w:webHidden/>
          </w:rPr>
          <w:fldChar w:fldCharType="begin"/>
        </w:r>
        <w:r w:rsidR="00E92C87">
          <w:rPr>
            <w:noProof/>
            <w:webHidden/>
          </w:rPr>
          <w:instrText xml:space="preserve"> PAGEREF _Toc454806987 \h </w:instrText>
        </w:r>
        <w:r w:rsidR="00E92C87">
          <w:rPr>
            <w:noProof/>
            <w:webHidden/>
          </w:rPr>
        </w:r>
        <w:r w:rsidR="00E92C87">
          <w:rPr>
            <w:noProof/>
            <w:webHidden/>
          </w:rPr>
          <w:fldChar w:fldCharType="separate"/>
        </w:r>
        <w:r w:rsidR="00E92C87">
          <w:rPr>
            <w:noProof/>
            <w:webHidden/>
          </w:rPr>
          <w:t>16</w:t>
        </w:r>
        <w:r w:rsidR="00E92C87">
          <w:rPr>
            <w:noProof/>
            <w:webHidden/>
          </w:rPr>
          <w:fldChar w:fldCharType="end"/>
        </w:r>
      </w:hyperlink>
    </w:p>
    <w:p w:rsidR="00E92C87" w:rsidRDefault="00A472CD">
      <w:pPr>
        <w:pStyle w:val="TOC3"/>
        <w:rPr>
          <w:rFonts w:asciiTheme="minorHAnsi" w:eastAsiaTheme="minorEastAsia" w:hAnsiTheme="minorHAnsi" w:cstheme="minorBidi"/>
          <w:noProof/>
          <w:sz w:val="22"/>
          <w:szCs w:val="22"/>
          <w:lang w:eastAsia="ro-RO"/>
        </w:rPr>
      </w:pPr>
      <w:hyperlink w:anchor="_Toc454806988" w:history="1">
        <w:r w:rsidR="00E92C87" w:rsidRPr="00257A78">
          <w:rPr>
            <w:rStyle w:val="Hyperlink"/>
            <w:noProof/>
          </w:rPr>
          <w:t>1.3.2</w:t>
        </w:r>
        <w:r w:rsidR="00E92C87">
          <w:rPr>
            <w:rFonts w:asciiTheme="minorHAnsi" w:eastAsiaTheme="minorEastAsia" w:hAnsiTheme="minorHAnsi" w:cstheme="minorBidi"/>
            <w:noProof/>
            <w:sz w:val="22"/>
            <w:szCs w:val="22"/>
            <w:lang w:eastAsia="ro-RO"/>
          </w:rPr>
          <w:tab/>
        </w:r>
        <w:r w:rsidR="00E92C87" w:rsidRPr="00257A78">
          <w:rPr>
            <w:rStyle w:val="Hyperlink"/>
            <w:noProof/>
          </w:rPr>
          <w:t>COMPILAREA PROGRAMELOR ÎN ARHITECTURA .NET</w:t>
        </w:r>
        <w:r w:rsidR="00E92C87">
          <w:rPr>
            <w:noProof/>
            <w:webHidden/>
          </w:rPr>
          <w:tab/>
        </w:r>
        <w:r w:rsidR="00E92C87">
          <w:rPr>
            <w:noProof/>
            <w:webHidden/>
          </w:rPr>
          <w:fldChar w:fldCharType="begin"/>
        </w:r>
        <w:r w:rsidR="00E92C87">
          <w:rPr>
            <w:noProof/>
            <w:webHidden/>
          </w:rPr>
          <w:instrText xml:space="preserve"> PAGEREF _Toc454806988 \h </w:instrText>
        </w:r>
        <w:r w:rsidR="00E92C87">
          <w:rPr>
            <w:noProof/>
            <w:webHidden/>
          </w:rPr>
        </w:r>
        <w:r w:rsidR="00E92C87">
          <w:rPr>
            <w:noProof/>
            <w:webHidden/>
          </w:rPr>
          <w:fldChar w:fldCharType="separate"/>
        </w:r>
        <w:r w:rsidR="00E92C87">
          <w:rPr>
            <w:noProof/>
            <w:webHidden/>
          </w:rPr>
          <w:t>17</w:t>
        </w:r>
        <w:r w:rsidR="00E92C87">
          <w:rPr>
            <w:noProof/>
            <w:webHidden/>
          </w:rPr>
          <w:fldChar w:fldCharType="end"/>
        </w:r>
      </w:hyperlink>
    </w:p>
    <w:p w:rsidR="00E92C87" w:rsidRDefault="00A472CD">
      <w:pPr>
        <w:pStyle w:val="TOC3"/>
        <w:rPr>
          <w:rFonts w:asciiTheme="minorHAnsi" w:eastAsiaTheme="minorEastAsia" w:hAnsiTheme="minorHAnsi" w:cstheme="minorBidi"/>
          <w:noProof/>
          <w:sz w:val="22"/>
          <w:szCs w:val="22"/>
          <w:lang w:eastAsia="ro-RO"/>
        </w:rPr>
      </w:pPr>
      <w:hyperlink w:anchor="_Toc454806989" w:history="1">
        <w:r w:rsidR="00E92C87" w:rsidRPr="00257A78">
          <w:rPr>
            <w:rStyle w:val="Hyperlink"/>
            <w:noProof/>
          </w:rPr>
          <w:t>1.3.3</w:t>
        </w:r>
        <w:r w:rsidR="00E92C87">
          <w:rPr>
            <w:rFonts w:asciiTheme="minorHAnsi" w:eastAsiaTheme="minorEastAsia" w:hAnsiTheme="minorHAnsi" w:cstheme="minorBidi"/>
            <w:noProof/>
            <w:sz w:val="22"/>
            <w:szCs w:val="22"/>
            <w:lang w:eastAsia="ro-RO"/>
          </w:rPr>
          <w:tab/>
        </w:r>
        <w:r w:rsidR="00E92C87" w:rsidRPr="00257A78">
          <w:rPr>
            <w:rStyle w:val="Hyperlink"/>
            <w:noProof/>
          </w:rPr>
          <w:t>SCURTĂ PREZENTARE MEDIULUI DE PROGRAMARE MICROSOFT VISUAL STUDIO</w:t>
        </w:r>
        <w:r w:rsidR="00E92C87">
          <w:rPr>
            <w:noProof/>
            <w:webHidden/>
          </w:rPr>
          <w:tab/>
        </w:r>
        <w:r w:rsidR="00E92C87">
          <w:rPr>
            <w:noProof/>
            <w:webHidden/>
          </w:rPr>
          <w:fldChar w:fldCharType="begin"/>
        </w:r>
        <w:r w:rsidR="00E92C87">
          <w:rPr>
            <w:noProof/>
            <w:webHidden/>
          </w:rPr>
          <w:instrText xml:space="preserve"> PAGEREF _Toc454806989 \h </w:instrText>
        </w:r>
        <w:r w:rsidR="00E92C87">
          <w:rPr>
            <w:noProof/>
            <w:webHidden/>
          </w:rPr>
        </w:r>
        <w:r w:rsidR="00E92C87">
          <w:rPr>
            <w:noProof/>
            <w:webHidden/>
          </w:rPr>
          <w:fldChar w:fldCharType="separate"/>
        </w:r>
        <w:r w:rsidR="00E92C87">
          <w:rPr>
            <w:noProof/>
            <w:webHidden/>
          </w:rPr>
          <w:t>18</w:t>
        </w:r>
        <w:r w:rsidR="00E92C87">
          <w:rPr>
            <w:noProof/>
            <w:webHidden/>
          </w:rPr>
          <w:fldChar w:fldCharType="end"/>
        </w:r>
      </w:hyperlink>
    </w:p>
    <w:p w:rsidR="00E92C87" w:rsidRDefault="00A472CD">
      <w:pPr>
        <w:pStyle w:val="TOC3"/>
        <w:rPr>
          <w:rFonts w:asciiTheme="minorHAnsi" w:eastAsiaTheme="minorEastAsia" w:hAnsiTheme="minorHAnsi" w:cstheme="minorBidi"/>
          <w:noProof/>
          <w:sz w:val="22"/>
          <w:szCs w:val="22"/>
          <w:lang w:eastAsia="ro-RO"/>
        </w:rPr>
      </w:pPr>
      <w:hyperlink w:anchor="_Toc454806990" w:history="1">
        <w:r w:rsidR="00E92C87" w:rsidRPr="00257A78">
          <w:rPr>
            <w:rStyle w:val="Hyperlink"/>
            <w:noProof/>
          </w:rPr>
          <w:t>1.3.4</w:t>
        </w:r>
        <w:r w:rsidR="00E92C87">
          <w:rPr>
            <w:rFonts w:asciiTheme="minorHAnsi" w:eastAsiaTheme="minorEastAsia" w:hAnsiTheme="minorHAnsi" w:cstheme="minorBidi"/>
            <w:noProof/>
            <w:sz w:val="22"/>
            <w:szCs w:val="22"/>
            <w:lang w:eastAsia="ro-RO"/>
          </w:rPr>
          <w:tab/>
        </w:r>
        <w:r w:rsidR="00E92C87" w:rsidRPr="00257A78">
          <w:rPr>
            <w:rStyle w:val="Hyperlink"/>
            <w:noProof/>
          </w:rPr>
          <w:t>LIMBAJUL C#</w:t>
        </w:r>
        <w:r w:rsidR="00E92C87">
          <w:rPr>
            <w:noProof/>
            <w:webHidden/>
          </w:rPr>
          <w:tab/>
        </w:r>
        <w:r w:rsidR="00E92C87">
          <w:rPr>
            <w:noProof/>
            <w:webHidden/>
          </w:rPr>
          <w:fldChar w:fldCharType="begin"/>
        </w:r>
        <w:r w:rsidR="00E92C87">
          <w:rPr>
            <w:noProof/>
            <w:webHidden/>
          </w:rPr>
          <w:instrText xml:space="preserve"> PAGEREF _Toc454806990 \h </w:instrText>
        </w:r>
        <w:r w:rsidR="00E92C87">
          <w:rPr>
            <w:noProof/>
            <w:webHidden/>
          </w:rPr>
        </w:r>
        <w:r w:rsidR="00E92C87">
          <w:rPr>
            <w:noProof/>
            <w:webHidden/>
          </w:rPr>
          <w:fldChar w:fldCharType="separate"/>
        </w:r>
        <w:r w:rsidR="00E92C87">
          <w:rPr>
            <w:noProof/>
            <w:webHidden/>
          </w:rPr>
          <w:t>22</w:t>
        </w:r>
        <w:r w:rsidR="00E92C87">
          <w:rPr>
            <w:noProof/>
            <w:webHidden/>
          </w:rPr>
          <w:fldChar w:fldCharType="end"/>
        </w:r>
      </w:hyperlink>
    </w:p>
    <w:p w:rsidR="00E92C87" w:rsidRDefault="00A472CD">
      <w:pPr>
        <w:pStyle w:val="TOC1"/>
        <w:rPr>
          <w:rFonts w:asciiTheme="minorHAnsi" w:eastAsiaTheme="minorEastAsia" w:hAnsiTheme="minorHAnsi" w:cstheme="minorBidi"/>
          <w:b w:val="0"/>
          <w:noProof/>
          <w:sz w:val="22"/>
          <w:szCs w:val="22"/>
          <w:lang w:eastAsia="ro-RO"/>
        </w:rPr>
      </w:pPr>
      <w:hyperlink w:anchor="_Toc454806991" w:history="1">
        <w:r w:rsidR="00E92C87" w:rsidRPr="00257A78">
          <w:rPr>
            <w:rStyle w:val="Hyperlink"/>
            <w:noProof/>
          </w:rPr>
          <w:t>2</w:t>
        </w:r>
        <w:r w:rsidR="00E92C87">
          <w:rPr>
            <w:rFonts w:asciiTheme="minorHAnsi" w:eastAsiaTheme="minorEastAsia" w:hAnsiTheme="minorHAnsi" w:cstheme="minorBidi"/>
            <w:b w:val="0"/>
            <w:noProof/>
            <w:sz w:val="22"/>
            <w:szCs w:val="22"/>
            <w:lang w:eastAsia="ro-RO"/>
          </w:rPr>
          <w:tab/>
        </w:r>
        <w:r w:rsidR="00E92C87" w:rsidRPr="00257A78">
          <w:rPr>
            <w:rStyle w:val="Hyperlink"/>
            <w:noProof/>
          </w:rPr>
          <w:t>PARTEA PRACTICĂ A LUCRĂRII</w:t>
        </w:r>
        <w:r w:rsidR="00E92C87">
          <w:rPr>
            <w:noProof/>
            <w:webHidden/>
          </w:rPr>
          <w:tab/>
        </w:r>
        <w:r w:rsidR="00E92C87">
          <w:rPr>
            <w:noProof/>
            <w:webHidden/>
          </w:rPr>
          <w:fldChar w:fldCharType="begin"/>
        </w:r>
        <w:r w:rsidR="00E92C87">
          <w:rPr>
            <w:noProof/>
            <w:webHidden/>
          </w:rPr>
          <w:instrText xml:space="preserve"> PAGEREF _Toc454806991 \h </w:instrText>
        </w:r>
        <w:r w:rsidR="00E92C87">
          <w:rPr>
            <w:noProof/>
            <w:webHidden/>
          </w:rPr>
        </w:r>
        <w:r w:rsidR="00E92C87">
          <w:rPr>
            <w:noProof/>
            <w:webHidden/>
          </w:rPr>
          <w:fldChar w:fldCharType="separate"/>
        </w:r>
        <w:r w:rsidR="00E92C87">
          <w:rPr>
            <w:noProof/>
            <w:webHidden/>
          </w:rPr>
          <w:t>32</w:t>
        </w:r>
        <w:r w:rsidR="00E92C87">
          <w:rPr>
            <w:noProof/>
            <w:webHidden/>
          </w:rPr>
          <w:fldChar w:fldCharType="end"/>
        </w:r>
      </w:hyperlink>
    </w:p>
    <w:p w:rsidR="00E92C87" w:rsidRDefault="00A472CD">
      <w:pPr>
        <w:pStyle w:val="TOC2"/>
        <w:rPr>
          <w:rFonts w:asciiTheme="minorHAnsi" w:eastAsiaTheme="minorEastAsia" w:hAnsiTheme="minorHAnsi" w:cstheme="minorBidi"/>
          <w:noProof/>
          <w:sz w:val="22"/>
          <w:szCs w:val="22"/>
          <w:lang w:eastAsia="ro-RO"/>
        </w:rPr>
      </w:pPr>
      <w:hyperlink w:anchor="_Toc454806992" w:history="1">
        <w:r w:rsidR="00E92C87" w:rsidRPr="00257A78">
          <w:rPr>
            <w:rStyle w:val="Hyperlink"/>
            <w:noProof/>
          </w:rPr>
          <w:t>2.1</w:t>
        </w:r>
        <w:r w:rsidR="00E92C87">
          <w:rPr>
            <w:rFonts w:asciiTheme="minorHAnsi" w:eastAsiaTheme="minorEastAsia" w:hAnsiTheme="minorHAnsi" w:cstheme="minorBidi"/>
            <w:noProof/>
            <w:sz w:val="22"/>
            <w:szCs w:val="22"/>
            <w:lang w:eastAsia="ro-RO"/>
          </w:rPr>
          <w:tab/>
        </w:r>
        <w:r w:rsidR="00E92C87" w:rsidRPr="00257A78">
          <w:rPr>
            <w:rStyle w:val="Hyperlink"/>
            <w:noProof/>
          </w:rPr>
          <w:t>COMPONENTELE APLICAȚIEI „CONTAPFA”</w:t>
        </w:r>
        <w:r w:rsidR="00E92C87">
          <w:rPr>
            <w:noProof/>
            <w:webHidden/>
          </w:rPr>
          <w:tab/>
        </w:r>
        <w:r w:rsidR="00E92C87">
          <w:rPr>
            <w:noProof/>
            <w:webHidden/>
          </w:rPr>
          <w:fldChar w:fldCharType="begin"/>
        </w:r>
        <w:r w:rsidR="00E92C87">
          <w:rPr>
            <w:noProof/>
            <w:webHidden/>
          </w:rPr>
          <w:instrText xml:space="preserve"> PAGEREF _Toc454806992 \h </w:instrText>
        </w:r>
        <w:r w:rsidR="00E92C87">
          <w:rPr>
            <w:noProof/>
            <w:webHidden/>
          </w:rPr>
        </w:r>
        <w:r w:rsidR="00E92C87">
          <w:rPr>
            <w:noProof/>
            <w:webHidden/>
          </w:rPr>
          <w:fldChar w:fldCharType="separate"/>
        </w:r>
        <w:r w:rsidR="00E92C87">
          <w:rPr>
            <w:noProof/>
            <w:webHidden/>
          </w:rPr>
          <w:t>32</w:t>
        </w:r>
        <w:r w:rsidR="00E92C87">
          <w:rPr>
            <w:noProof/>
            <w:webHidden/>
          </w:rPr>
          <w:fldChar w:fldCharType="end"/>
        </w:r>
      </w:hyperlink>
    </w:p>
    <w:p w:rsidR="00E92C87" w:rsidRDefault="00A472CD">
      <w:pPr>
        <w:pStyle w:val="TOC3"/>
        <w:rPr>
          <w:rFonts w:asciiTheme="minorHAnsi" w:eastAsiaTheme="minorEastAsia" w:hAnsiTheme="minorHAnsi" w:cstheme="minorBidi"/>
          <w:noProof/>
          <w:sz w:val="22"/>
          <w:szCs w:val="22"/>
          <w:lang w:eastAsia="ro-RO"/>
        </w:rPr>
      </w:pPr>
      <w:hyperlink w:anchor="_Toc454806993" w:history="1">
        <w:r w:rsidR="00E92C87" w:rsidRPr="00257A78">
          <w:rPr>
            <w:rStyle w:val="Hyperlink"/>
            <w:noProof/>
          </w:rPr>
          <w:t>2.1.1</w:t>
        </w:r>
        <w:r w:rsidR="00E92C87">
          <w:rPr>
            <w:rFonts w:asciiTheme="minorHAnsi" w:eastAsiaTheme="minorEastAsia" w:hAnsiTheme="minorHAnsi" w:cstheme="minorBidi"/>
            <w:noProof/>
            <w:sz w:val="22"/>
            <w:szCs w:val="22"/>
            <w:lang w:eastAsia="ro-RO"/>
          </w:rPr>
          <w:tab/>
        </w:r>
        <w:r w:rsidR="00E92C87" w:rsidRPr="00257A78">
          <w:rPr>
            <w:rStyle w:val="Hyperlink"/>
            <w:noProof/>
          </w:rPr>
          <w:t>ARHITECTURA BAZEI DE DATE</w:t>
        </w:r>
        <w:r w:rsidR="00E92C87">
          <w:rPr>
            <w:noProof/>
            <w:webHidden/>
          </w:rPr>
          <w:tab/>
        </w:r>
        <w:r w:rsidR="00E92C87">
          <w:rPr>
            <w:noProof/>
            <w:webHidden/>
          </w:rPr>
          <w:fldChar w:fldCharType="begin"/>
        </w:r>
        <w:r w:rsidR="00E92C87">
          <w:rPr>
            <w:noProof/>
            <w:webHidden/>
          </w:rPr>
          <w:instrText xml:space="preserve"> PAGEREF _Toc454806993 \h </w:instrText>
        </w:r>
        <w:r w:rsidR="00E92C87">
          <w:rPr>
            <w:noProof/>
            <w:webHidden/>
          </w:rPr>
        </w:r>
        <w:r w:rsidR="00E92C87">
          <w:rPr>
            <w:noProof/>
            <w:webHidden/>
          </w:rPr>
          <w:fldChar w:fldCharType="separate"/>
        </w:r>
        <w:r w:rsidR="00E92C87">
          <w:rPr>
            <w:noProof/>
            <w:webHidden/>
          </w:rPr>
          <w:t>32</w:t>
        </w:r>
        <w:r w:rsidR="00E92C87">
          <w:rPr>
            <w:noProof/>
            <w:webHidden/>
          </w:rPr>
          <w:fldChar w:fldCharType="end"/>
        </w:r>
      </w:hyperlink>
    </w:p>
    <w:p w:rsidR="00E92C87" w:rsidRDefault="00A472CD">
      <w:pPr>
        <w:pStyle w:val="TOC3"/>
        <w:rPr>
          <w:rFonts w:asciiTheme="minorHAnsi" w:eastAsiaTheme="minorEastAsia" w:hAnsiTheme="minorHAnsi" w:cstheme="minorBidi"/>
          <w:noProof/>
          <w:sz w:val="22"/>
          <w:szCs w:val="22"/>
          <w:lang w:eastAsia="ro-RO"/>
        </w:rPr>
      </w:pPr>
      <w:hyperlink w:anchor="_Toc454806994" w:history="1">
        <w:r w:rsidR="00E92C87" w:rsidRPr="00257A78">
          <w:rPr>
            <w:rStyle w:val="Hyperlink"/>
            <w:noProof/>
          </w:rPr>
          <w:t>2.1.2</w:t>
        </w:r>
        <w:r w:rsidR="00E92C87">
          <w:rPr>
            <w:rFonts w:asciiTheme="minorHAnsi" w:eastAsiaTheme="minorEastAsia" w:hAnsiTheme="minorHAnsi" w:cstheme="minorBidi"/>
            <w:noProof/>
            <w:sz w:val="22"/>
            <w:szCs w:val="22"/>
            <w:lang w:eastAsia="ro-RO"/>
          </w:rPr>
          <w:tab/>
        </w:r>
        <w:r w:rsidR="00E92C87" w:rsidRPr="00257A78">
          <w:rPr>
            <w:rStyle w:val="Hyperlink"/>
            <w:noProof/>
          </w:rPr>
          <w:t>ARHITECTURA APLICAȚIEI CONTAPFA</w:t>
        </w:r>
        <w:r w:rsidR="00E92C87">
          <w:rPr>
            <w:noProof/>
            <w:webHidden/>
          </w:rPr>
          <w:tab/>
        </w:r>
        <w:r w:rsidR="00E92C87">
          <w:rPr>
            <w:noProof/>
            <w:webHidden/>
          </w:rPr>
          <w:fldChar w:fldCharType="begin"/>
        </w:r>
        <w:r w:rsidR="00E92C87">
          <w:rPr>
            <w:noProof/>
            <w:webHidden/>
          </w:rPr>
          <w:instrText xml:space="preserve"> PAGEREF _Toc454806994 \h </w:instrText>
        </w:r>
        <w:r w:rsidR="00E92C87">
          <w:rPr>
            <w:noProof/>
            <w:webHidden/>
          </w:rPr>
        </w:r>
        <w:r w:rsidR="00E92C87">
          <w:rPr>
            <w:noProof/>
            <w:webHidden/>
          </w:rPr>
          <w:fldChar w:fldCharType="separate"/>
        </w:r>
        <w:r w:rsidR="00E92C87">
          <w:rPr>
            <w:noProof/>
            <w:webHidden/>
          </w:rPr>
          <w:t>40</w:t>
        </w:r>
        <w:r w:rsidR="00E92C87">
          <w:rPr>
            <w:noProof/>
            <w:webHidden/>
          </w:rPr>
          <w:fldChar w:fldCharType="end"/>
        </w:r>
      </w:hyperlink>
    </w:p>
    <w:p w:rsidR="00E92C87" w:rsidRDefault="00A472CD">
      <w:pPr>
        <w:pStyle w:val="TOC2"/>
        <w:rPr>
          <w:rFonts w:asciiTheme="minorHAnsi" w:eastAsiaTheme="minorEastAsia" w:hAnsiTheme="minorHAnsi" w:cstheme="minorBidi"/>
          <w:noProof/>
          <w:sz w:val="22"/>
          <w:szCs w:val="22"/>
          <w:lang w:eastAsia="ro-RO"/>
        </w:rPr>
      </w:pPr>
      <w:hyperlink w:anchor="_Toc454806995" w:history="1">
        <w:r w:rsidR="00E92C87" w:rsidRPr="00257A78">
          <w:rPr>
            <w:rStyle w:val="Hyperlink"/>
            <w:noProof/>
          </w:rPr>
          <w:t>2.2</w:t>
        </w:r>
        <w:r w:rsidR="00E92C87">
          <w:rPr>
            <w:rFonts w:asciiTheme="minorHAnsi" w:eastAsiaTheme="minorEastAsia" w:hAnsiTheme="minorHAnsi" w:cstheme="minorBidi"/>
            <w:noProof/>
            <w:sz w:val="22"/>
            <w:szCs w:val="22"/>
            <w:lang w:eastAsia="ro-RO"/>
          </w:rPr>
          <w:tab/>
        </w:r>
        <w:r w:rsidR="00E92C87" w:rsidRPr="00257A78">
          <w:rPr>
            <w:rStyle w:val="Hyperlink"/>
            <w:noProof/>
          </w:rPr>
          <w:t>FUNCȚIONAREA APLICAȚIEI</w:t>
        </w:r>
        <w:r w:rsidR="00E92C87">
          <w:rPr>
            <w:noProof/>
            <w:webHidden/>
          </w:rPr>
          <w:tab/>
        </w:r>
        <w:r w:rsidR="00E92C87">
          <w:rPr>
            <w:noProof/>
            <w:webHidden/>
          </w:rPr>
          <w:fldChar w:fldCharType="begin"/>
        </w:r>
        <w:r w:rsidR="00E92C87">
          <w:rPr>
            <w:noProof/>
            <w:webHidden/>
          </w:rPr>
          <w:instrText xml:space="preserve"> PAGEREF _Toc454806995 \h </w:instrText>
        </w:r>
        <w:r w:rsidR="00E92C87">
          <w:rPr>
            <w:noProof/>
            <w:webHidden/>
          </w:rPr>
        </w:r>
        <w:r w:rsidR="00E92C87">
          <w:rPr>
            <w:noProof/>
            <w:webHidden/>
          </w:rPr>
          <w:fldChar w:fldCharType="separate"/>
        </w:r>
        <w:r w:rsidR="00E92C87">
          <w:rPr>
            <w:noProof/>
            <w:webHidden/>
          </w:rPr>
          <w:t>48</w:t>
        </w:r>
        <w:r w:rsidR="00E92C87">
          <w:rPr>
            <w:noProof/>
            <w:webHidden/>
          </w:rPr>
          <w:fldChar w:fldCharType="end"/>
        </w:r>
      </w:hyperlink>
    </w:p>
    <w:p w:rsidR="00E92C87" w:rsidRDefault="00A472CD">
      <w:pPr>
        <w:pStyle w:val="TOC1"/>
        <w:rPr>
          <w:rFonts w:asciiTheme="minorHAnsi" w:eastAsiaTheme="minorEastAsia" w:hAnsiTheme="minorHAnsi" w:cstheme="minorBidi"/>
          <w:b w:val="0"/>
          <w:noProof/>
          <w:sz w:val="22"/>
          <w:szCs w:val="22"/>
          <w:lang w:eastAsia="ro-RO"/>
        </w:rPr>
      </w:pPr>
      <w:hyperlink w:anchor="_Toc454806996" w:history="1">
        <w:r w:rsidR="00E92C87" w:rsidRPr="00257A78">
          <w:rPr>
            <w:rStyle w:val="Hyperlink"/>
            <w:noProof/>
          </w:rPr>
          <w:t>Concluzii</w:t>
        </w:r>
        <w:r w:rsidR="00E92C87">
          <w:rPr>
            <w:noProof/>
            <w:webHidden/>
          </w:rPr>
          <w:tab/>
        </w:r>
        <w:r w:rsidR="00E92C87">
          <w:rPr>
            <w:noProof/>
            <w:webHidden/>
          </w:rPr>
          <w:fldChar w:fldCharType="begin"/>
        </w:r>
        <w:r w:rsidR="00E92C87">
          <w:rPr>
            <w:noProof/>
            <w:webHidden/>
          </w:rPr>
          <w:instrText xml:space="preserve"> PAGEREF _Toc454806996 \h </w:instrText>
        </w:r>
        <w:r w:rsidR="00E92C87">
          <w:rPr>
            <w:noProof/>
            <w:webHidden/>
          </w:rPr>
        </w:r>
        <w:r w:rsidR="00E92C87">
          <w:rPr>
            <w:noProof/>
            <w:webHidden/>
          </w:rPr>
          <w:fldChar w:fldCharType="separate"/>
        </w:r>
        <w:r w:rsidR="00E92C87">
          <w:rPr>
            <w:noProof/>
            <w:webHidden/>
          </w:rPr>
          <w:t>55</w:t>
        </w:r>
        <w:r w:rsidR="00E92C87">
          <w:rPr>
            <w:noProof/>
            <w:webHidden/>
          </w:rPr>
          <w:fldChar w:fldCharType="end"/>
        </w:r>
      </w:hyperlink>
    </w:p>
    <w:p w:rsidR="00E92C87" w:rsidRDefault="00A472CD">
      <w:pPr>
        <w:pStyle w:val="TOC1"/>
        <w:rPr>
          <w:rFonts w:asciiTheme="minorHAnsi" w:eastAsiaTheme="minorEastAsia" w:hAnsiTheme="minorHAnsi" w:cstheme="minorBidi"/>
          <w:b w:val="0"/>
          <w:noProof/>
          <w:sz w:val="22"/>
          <w:szCs w:val="22"/>
          <w:lang w:eastAsia="ro-RO"/>
        </w:rPr>
      </w:pPr>
      <w:hyperlink w:anchor="_Toc454806997" w:history="1">
        <w:r w:rsidR="00E92C87" w:rsidRPr="00257A78">
          <w:rPr>
            <w:rStyle w:val="Hyperlink"/>
            <w:noProof/>
          </w:rPr>
          <w:t>Bibliografie</w:t>
        </w:r>
        <w:r w:rsidR="00E92C87">
          <w:rPr>
            <w:noProof/>
            <w:webHidden/>
          </w:rPr>
          <w:tab/>
        </w:r>
        <w:r w:rsidR="00E92C87">
          <w:rPr>
            <w:noProof/>
            <w:webHidden/>
          </w:rPr>
          <w:fldChar w:fldCharType="begin"/>
        </w:r>
        <w:r w:rsidR="00E92C87">
          <w:rPr>
            <w:noProof/>
            <w:webHidden/>
          </w:rPr>
          <w:instrText xml:space="preserve"> PAGEREF _Toc454806997 \h </w:instrText>
        </w:r>
        <w:r w:rsidR="00E92C87">
          <w:rPr>
            <w:noProof/>
            <w:webHidden/>
          </w:rPr>
        </w:r>
        <w:r w:rsidR="00E92C87">
          <w:rPr>
            <w:noProof/>
            <w:webHidden/>
          </w:rPr>
          <w:fldChar w:fldCharType="separate"/>
        </w:r>
        <w:r w:rsidR="00E92C87">
          <w:rPr>
            <w:noProof/>
            <w:webHidden/>
          </w:rPr>
          <w:t>56</w:t>
        </w:r>
        <w:r w:rsidR="00E92C87">
          <w:rPr>
            <w:noProof/>
            <w:webHidden/>
          </w:rPr>
          <w:fldChar w:fldCharType="end"/>
        </w:r>
      </w:hyperlink>
    </w:p>
    <w:p w:rsidR="00A72D1D" w:rsidRDefault="00A72D1D">
      <w:r>
        <w:rPr>
          <w:b/>
          <w:bCs/>
          <w:noProof/>
        </w:rPr>
        <w:fldChar w:fldCharType="end"/>
      </w:r>
    </w:p>
    <w:p w:rsidR="00A72D1D" w:rsidRDefault="00A72D1D" w:rsidP="005B107B"/>
    <w:p w:rsidR="00A72D1D" w:rsidRDefault="00A72D1D" w:rsidP="005B107B"/>
    <w:p w:rsidR="00A72D1D" w:rsidRPr="005B107B" w:rsidRDefault="00A72D1D" w:rsidP="005B107B"/>
    <w:p w:rsidR="00FD2830" w:rsidRDefault="00FD2830" w:rsidP="005B107B">
      <w:pPr>
        <w:pStyle w:val="Heading1"/>
        <w:sectPr w:rsidR="00FD2830" w:rsidSect="00685A65">
          <w:headerReference w:type="default" r:id="rId10"/>
          <w:pgSz w:w="11907" w:h="16840" w:code="9"/>
          <w:pgMar w:top="1134" w:right="1134" w:bottom="1134" w:left="1701" w:header="720" w:footer="1021" w:gutter="0"/>
          <w:pgNumType w:start="3"/>
          <w:cols w:space="708"/>
          <w:docGrid w:linePitch="326"/>
        </w:sectPr>
      </w:pPr>
    </w:p>
    <w:p w:rsidR="00FD0672" w:rsidRDefault="00FD0672" w:rsidP="00685A65">
      <w:bookmarkStart w:id="8" w:name="_Toc454619798"/>
    </w:p>
    <w:p w:rsidR="00FD0672" w:rsidRDefault="00FD0672" w:rsidP="00685A65"/>
    <w:p w:rsidR="00DA751B" w:rsidRPr="00E92C87" w:rsidRDefault="00DA751B" w:rsidP="00685A65"/>
    <w:p w:rsidR="002A5ADD" w:rsidRDefault="002A5ADD" w:rsidP="005B107B">
      <w:pPr>
        <w:pStyle w:val="Heading1"/>
      </w:pPr>
      <w:bookmarkStart w:id="9" w:name="_Toc454806980"/>
      <w:r>
        <w:t>PARTEA TEORETICĂ A LUCRĂRII</w:t>
      </w:r>
      <w:bookmarkEnd w:id="8"/>
      <w:bookmarkEnd w:id="9"/>
    </w:p>
    <w:p w:rsidR="002A5ADD" w:rsidRDefault="002A5ADD" w:rsidP="002A5ADD"/>
    <w:p w:rsidR="00DA751B" w:rsidRPr="002A5ADD" w:rsidRDefault="00DA751B" w:rsidP="002A5ADD"/>
    <w:p w:rsidR="002A5ADD" w:rsidRDefault="002A5ADD" w:rsidP="001E4525"/>
    <w:p w:rsidR="001E4525" w:rsidRPr="00CE5718" w:rsidRDefault="001E4525" w:rsidP="003625B2">
      <w:pPr>
        <w:pStyle w:val="Heading2"/>
      </w:pPr>
      <w:bookmarkStart w:id="10" w:name="_Toc454619799"/>
      <w:bookmarkStart w:id="11" w:name="_Toc454806981"/>
      <w:r w:rsidRPr="00CE5718">
        <w:t>INTRODUCERE</w:t>
      </w:r>
      <w:bookmarkEnd w:id="10"/>
      <w:bookmarkEnd w:id="11"/>
    </w:p>
    <w:p w:rsidR="001E4525" w:rsidRPr="00CE5718" w:rsidRDefault="001E4525" w:rsidP="001E4525">
      <w:pPr>
        <w:rPr>
          <w:sz w:val="28"/>
          <w:szCs w:val="28"/>
        </w:rPr>
      </w:pPr>
    </w:p>
    <w:p w:rsidR="001E4525" w:rsidRPr="00CE5718" w:rsidRDefault="001E4525" w:rsidP="00685A65">
      <w:pPr>
        <w:ind w:firstLine="720"/>
        <w:jc w:val="both"/>
      </w:pPr>
      <w:r w:rsidRPr="00CE5718">
        <w:t>Prezenta lucrare poart</w:t>
      </w:r>
      <w:r w:rsidR="00CE5718">
        <w:t>ă</w:t>
      </w:r>
      <w:r w:rsidRPr="00CE5718">
        <w:t xml:space="preserve"> numele de “</w:t>
      </w:r>
      <w:r w:rsidR="00CE5718" w:rsidRPr="00844D75">
        <w:rPr>
          <w:b/>
        </w:rPr>
        <w:t>Aplicație</w:t>
      </w:r>
      <w:r w:rsidRPr="00844D75">
        <w:rPr>
          <w:b/>
        </w:rPr>
        <w:t xml:space="preserve"> </w:t>
      </w:r>
      <w:r w:rsidR="00CE5718" w:rsidRPr="00844D75">
        <w:rPr>
          <w:b/>
        </w:rPr>
        <w:t>C</w:t>
      </w:r>
      <w:r w:rsidRPr="00844D75">
        <w:rPr>
          <w:b/>
        </w:rPr>
        <w:t xml:space="preserve">ontabilitate </w:t>
      </w:r>
      <w:r w:rsidR="00CE5718" w:rsidRPr="00844D75">
        <w:rPr>
          <w:b/>
        </w:rPr>
        <w:t>P</w:t>
      </w:r>
      <w:r w:rsidRPr="00844D75">
        <w:rPr>
          <w:b/>
        </w:rPr>
        <w:t>rimar</w:t>
      </w:r>
      <w:r w:rsidR="00CE5718" w:rsidRPr="00844D75">
        <w:rPr>
          <w:b/>
        </w:rPr>
        <w:t>ă</w:t>
      </w:r>
      <w:r w:rsidRPr="00844D75">
        <w:rPr>
          <w:b/>
        </w:rPr>
        <w:t xml:space="preserve"> PFA</w:t>
      </w:r>
      <w:r w:rsidRPr="00CE5718">
        <w:t xml:space="preserve">” </w:t>
      </w:r>
      <w:r w:rsidR="00CE5718">
        <w:t>și a fost concepută</w:t>
      </w:r>
      <w:r w:rsidRPr="00CE5718">
        <w:t xml:space="preserve"> pentru a </w:t>
      </w:r>
      <w:r w:rsidR="00CE5718" w:rsidRPr="00CE5718">
        <w:t>ușura</w:t>
      </w:r>
      <w:r w:rsidR="00CE5718">
        <w:t xml:space="preserve"> munca unui PFA î</w:t>
      </w:r>
      <w:r w:rsidRPr="00CE5718">
        <w:t>n partid</w:t>
      </w:r>
      <w:r w:rsidR="00CE5718">
        <w:t>ă</w:t>
      </w:r>
      <w:r w:rsidRPr="00CE5718">
        <w:t xml:space="preserve"> simpl</w:t>
      </w:r>
      <w:r w:rsidR="00CE5718">
        <w:t>ă</w:t>
      </w:r>
      <w:r w:rsidRPr="00CE5718">
        <w:t xml:space="preserve"> care </w:t>
      </w:r>
      <w:r w:rsidR="00CE5718" w:rsidRPr="00CE5718">
        <w:t>desfășoară</w:t>
      </w:r>
      <w:r w:rsidRPr="00CE5718">
        <w:t xml:space="preserve"> </w:t>
      </w:r>
      <w:r w:rsidR="00CE5718" w:rsidRPr="00CE5718">
        <w:t>activități</w:t>
      </w:r>
      <w:r w:rsidRPr="00CE5718">
        <w:t xml:space="preserve"> independente.</w:t>
      </w:r>
    </w:p>
    <w:p w:rsidR="001E4525" w:rsidRPr="00CE5718" w:rsidRDefault="00CE5718" w:rsidP="00685A65">
      <w:pPr>
        <w:ind w:firstLine="720"/>
        <w:jc w:val="both"/>
      </w:pPr>
      <w:r>
        <w:t>Persoana fizică</w:t>
      </w:r>
      <w:r w:rsidR="001E4525" w:rsidRPr="00CE5718">
        <w:t xml:space="preserve"> autorizat</w:t>
      </w:r>
      <w:r>
        <w:t>ă</w:t>
      </w:r>
      <w:r w:rsidR="001E4525" w:rsidRPr="00CE5718">
        <w:t xml:space="preserve">, </w:t>
      </w:r>
      <w:r w:rsidRPr="00CE5718">
        <w:t>adică</w:t>
      </w:r>
      <w:r w:rsidR="001E4525" w:rsidRPr="00CE5718">
        <w:t xml:space="preserve"> PFA, se </w:t>
      </w:r>
      <w:r w:rsidRPr="00CE5718">
        <w:t>definește</w:t>
      </w:r>
      <w:r w:rsidR="001E4525" w:rsidRPr="00CE5718">
        <w:t xml:space="preserve"> ca persoan</w:t>
      </w:r>
      <w:r w:rsidR="00844D75">
        <w:t>a</w:t>
      </w:r>
      <w:r w:rsidR="001E4525" w:rsidRPr="00CE5718">
        <w:t xml:space="preserve"> autorizat</w:t>
      </w:r>
      <w:r>
        <w:t>ă</w:t>
      </w:r>
      <w:r w:rsidR="001E4525" w:rsidRPr="00CE5718">
        <w:t xml:space="preserve"> s</w:t>
      </w:r>
      <w:r>
        <w:t>ă</w:t>
      </w:r>
      <w:r w:rsidR="001E4525" w:rsidRPr="00CE5718">
        <w:t xml:space="preserve"> </w:t>
      </w:r>
      <w:r w:rsidRPr="00CE5718">
        <w:t>desfășoare</w:t>
      </w:r>
      <w:r w:rsidR="001E4525" w:rsidRPr="00CE5718">
        <w:t xml:space="preserve"> orice activitate economic</w:t>
      </w:r>
      <w:r>
        <w:t>ă permisă de lege, folosind î</w:t>
      </w:r>
      <w:r w:rsidR="001E4525" w:rsidRPr="00CE5718">
        <w:t xml:space="preserve">n principal </w:t>
      </w:r>
      <w:r w:rsidRPr="00CE5718">
        <w:t>forța</w:t>
      </w:r>
      <w:r w:rsidR="001E4525" w:rsidRPr="00CE5718">
        <w:t xml:space="preserve"> sa de munc</w:t>
      </w:r>
      <w:r>
        <w:t>ă</w:t>
      </w:r>
      <w:r w:rsidR="001E4525" w:rsidRPr="00CE5718">
        <w:t xml:space="preserve">. </w:t>
      </w:r>
      <w:r w:rsidR="00897673" w:rsidRPr="00CE5718">
        <w:t>Activitățile</w:t>
      </w:r>
      <w:r w:rsidR="001E4525" w:rsidRPr="00CE5718">
        <w:t xml:space="preserve"> economice pe care o persoan</w:t>
      </w:r>
      <w:r w:rsidR="00897673">
        <w:t>ă</w:t>
      </w:r>
      <w:r w:rsidR="001E4525" w:rsidRPr="00CE5718">
        <w:t xml:space="preserve"> fizic</w:t>
      </w:r>
      <w:r w:rsidR="00897673">
        <w:t>ă</w:t>
      </w:r>
      <w:r w:rsidR="001E4525" w:rsidRPr="00CE5718">
        <w:t xml:space="preserve"> le poate </w:t>
      </w:r>
      <w:r w:rsidR="00897673" w:rsidRPr="00CE5718">
        <w:t>desfășura</w:t>
      </w:r>
      <w:r w:rsidR="001E4525" w:rsidRPr="00CE5718">
        <w:t xml:space="preserve"> ca PFA sunt cele </w:t>
      </w:r>
      <w:r w:rsidR="00897673" w:rsidRPr="00CE5718">
        <w:t>prevăzute</w:t>
      </w:r>
      <w:r w:rsidR="001E4525" w:rsidRPr="00CE5718">
        <w:t xml:space="preserve"> de codul CAEN.</w:t>
      </w:r>
    </w:p>
    <w:p w:rsidR="001E4525" w:rsidRPr="00CE5718" w:rsidRDefault="001E4525" w:rsidP="00685A65">
      <w:pPr>
        <w:ind w:firstLine="720"/>
        <w:jc w:val="both"/>
      </w:pPr>
      <w:r w:rsidRPr="00CE5718">
        <w:t>PFA-ul este cea mai simpl</w:t>
      </w:r>
      <w:r w:rsidR="00897673">
        <w:t>ă formă</w:t>
      </w:r>
      <w:r w:rsidRPr="00CE5718">
        <w:t xml:space="preserve"> de organizare. Aceast</w:t>
      </w:r>
      <w:r w:rsidR="00844D75">
        <w:t>ă</w:t>
      </w:r>
      <w:r w:rsidRPr="00CE5718">
        <w:t xml:space="preserve"> form</w:t>
      </w:r>
      <w:r w:rsidR="00897673">
        <w:t>ă</w:t>
      </w:r>
      <w:r w:rsidR="00AF29D1">
        <w:t xml:space="preserve"> de organizare a</w:t>
      </w:r>
      <w:r w:rsidRPr="00CE5718">
        <w:t xml:space="preserve"> fost </w:t>
      </w:r>
      <w:r w:rsidR="00AF29D1">
        <w:t>gândită</w:t>
      </w:r>
      <w:r w:rsidRPr="00CE5718">
        <w:t xml:space="preserve"> pentru </w:t>
      </w:r>
      <w:r w:rsidR="00897673" w:rsidRPr="00CE5718">
        <w:t>prestări</w:t>
      </w:r>
      <w:r w:rsidR="00897673">
        <w:t xml:space="preserve"> de servicii de mică</w:t>
      </w:r>
      <w:r w:rsidRPr="00CE5718">
        <w:t xml:space="preserve"> anvergur</w:t>
      </w:r>
      <w:r w:rsidR="00897673">
        <w:t>ă</w:t>
      </w:r>
      <w:r w:rsidRPr="00CE5718">
        <w:t xml:space="preserve">. </w:t>
      </w:r>
      <w:r w:rsidR="00897673">
        <w:t>Î</w:t>
      </w:r>
      <w:r w:rsidRPr="00CE5718">
        <w:t xml:space="preserve">n acest caz contabilitatea poate fi </w:t>
      </w:r>
      <w:r w:rsidR="00AF29D1">
        <w:t>ținută</w:t>
      </w:r>
      <w:r w:rsidR="00897673">
        <w:t>,</w:t>
      </w:r>
      <w:r w:rsidR="00AF29D1">
        <w:t xml:space="preserve"> teoretic ș</w:t>
      </w:r>
      <w:r w:rsidRPr="00CE5718">
        <w:t xml:space="preserve">i de proprietar deoarece </w:t>
      </w:r>
      <w:r w:rsidR="00897673" w:rsidRPr="00CE5718">
        <w:t>numărul</w:t>
      </w:r>
      <w:r w:rsidRPr="00CE5718">
        <w:t xml:space="preserve"> de documente obligatorii este mai mic </w:t>
      </w:r>
      <w:r w:rsidR="00897673" w:rsidRPr="00CE5718">
        <w:t>decât</w:t>
      </w:r>
      <w:r w:rsidR="00AF29D1">
        <w:t xml:space="preserve"> î</w:t>
      </w:r>
      <w:r w:rsidRPr="00CE5718">
        <w:t xml:space="preserve">n cazul unei </w:t>
      </w:r>
      <w:r w:rsidR="00897673" w:rsidRPr="00CE5718">
        <w:t>societăți</w:t>
      </w:r>
      <w:r w:rsidRPr="00CE5718">
        <w:t xml:space="preserve"> comerciale. Persoana fizic</w:t>
      </w:r>
      <w:r w:rsidR="00897673">
        <w:t>ă</w:t>
      </w:r>
      <w:r w:rsidRPr="00CE5718">
        <w:t xml:space="preserve"> a</w:t>
      </w:r>
      <w:r w:rsidR="00AF29D1">
        <w:t>re libertatea de a alege locul ș</w:t>
      </w:r>
      <w:r w:rsidRPr="00CE5718">
        <w:t xml:space="preserve">i modul de </w:t>
      </w:r>
      <w:r w:rsidR="00897673" w:rsidRPr="00CE5718">
        <w:t>desfășurare</w:t>
      </w:r>
      <w:r w:rsidRPr="00CE5718">
        <w:t xml:space="preserve"> a </w:t>
      </w:r>
      <w:r w:rsidR="00897673" w:rsidRPr="00CE5718">
        <w:t>activității</w:t>
      </w:r>
      <w:r w:rsidRPr="00CE5718">
        <w:t xml:space="preserve"> </w:t>
      </w:r>
      <w:r w:rsidR="00D7405E">
        <w:t>, programului de lucru și p</w:t>
      </w:r>
      <w:r w:rsidRPr="00CE5718">
        <w:t>oate s</w:t>
      </w:r>
      <w:r w:rsidR="00897673">
        <w:t>ă</w:t>
      </w:r>
      <w:r w:rsidRPr="00CE5718">
        <w:t xml:space="preserve"> </w:t>
      </w:r>
      <w:r w:rsidR="00897673" w:rsidRPr="00CE5718">
        <w:t>își</w:t>
      </w:r>
      <w:r w:rsidRPr="00CE5718">
        <w:t xml:space="preserve"> </w:t>
      </w:r>
      <w:r w:rsidR="00897673" w:rsidRPr="00CE5718">
        <w:t>desfășoare</w:t>
      </w:r>
      <w:r w:rsidRPr="00CE5718">
        <w:t xml:space="preserve"> activitatea pentru mai </w:t>
      </w:r>
      <w:r w:rsidR="00897673" w:rsidRPr="00CE5718">
        <w:t>mulți</w:t>
      </w:r>
      <w:r w:rsidRPr="00CE5718">
        <w:t xml:space="preserve"> </w:t>
      </w:r>
      <w:r w:rsidR="00897673" w:rsidRPr="00CE5718">
        <w:t>clienți</w:t>
      </w:r>
      <w:r w:rsidRPr="00CE5718">
        <w:t>.</w:t>
      </w:r>
    </w:p>
    <w:p w:rsidR="00381ADD" w:rsidRDefault="00552FCC" w:rsidP="006C51FA">
      <w:pPr>
        <w:ind w:firstLine="720"/>
        <w:jc w:val="both"/>
      </w:pPr>
      <w:r>
        <w:t>Pornind de la cele enunțate mai sus a</w:t>
      </w:r>
      <w:r w:rsidRPr="00CE5718">
        <w:t>plicația</w:t>
      </w:r>
      <w:r w:rsidR="001E4525" w:rsidRPr="00CE5718">
        <w:t xml:space="preserve"> a fost conceput</w:t>
      </w:r>
      <w:r>
        <w:t>ă</w:t>
      </w:r>
      <w:r w:rsidR="001E4525" w:rsidRPr="00CE5718">
        <w:t xml:space="preserve"> pentru a ajuta o persoan</w:t>
      </w:r>
      <w:r>
        <w:t>ă</w:t>
      </w:r>
      <w:r w:rsidR="001E4525" w:rsidRPr="00CE5718">
        <w:t xml:space="preserve"> fizic</w:t>
      </w:r>
      <w:r>
        <w:t>ă autorizată</w:t>
      </w:r>
      <w:r w:rsidR="001E4525" w:rsidRPr="00CE5718">
        <w:t xml:space="preserve"> care </w:t>
      </w:r>
      <w:r w:rsidRPr="00CE5718">
        <w:t>își</w:t>
      </w:r>
      <w:r w:rsidR="001E4525" w:rsidRPr="00CE5718">
        <w:t xml:space="preserve"> </w:t>
      </w:r>
      <w:r w:rsidR="00844D75">
        <w:t>ț</w:t>
      </w:r>
      <w:r w:rsidR="001E4525" w:rsidRPr="00CE5718">
        <w:t xml:space="preserve">ine </w:t>
      </w:r>
      <w:r w:rsidR="00381ADD">
        <w:t>singură contabilitatea ș</w:t>
      </w:r>
      <w:r w:rsidR="001E4525" w:rsidRPr="00CE5718">
        <w:t xml:space="preserve">i are scopul de </w:t>
      </w:r>
      <w:del w:id="12" w:author="Constantin Taran" w:date="2016-06-30T20:40:00Z">
        <w:r w:rsidR="001E4525" w:rsidRPr="00CE5718" w:rsidDel="00210912">
          <w:delText>de</w:delText>
        </w:r>
        <w:r w:rsidR="00381ADD" w:rsidDel="00210912">
          <w:delText xml:space="preserve"> </w:delText>
        </w:r>
      </w:del>
      <w:r w:rsidR="001E4525" w:rsidRPr="00CE5718">
        <w:t xml:space="preserve">a </w:t>
      </w:r>
      <w:r w:rsidR="00AF29D1">
        <w:t>ț</w:t>
      </w:r>
      <w:r w:rsidR="00381ADD">
        <w:t>ine la un loc și în mod organizat eviden</w:t>
      </w:r>
      <w:r w:rsidR="002C54B3">
        <w:t>ța</w:t>
      </w:r>
      <w:r w:rsidR="00381ADD">
        <w:t xml:space="preserve"> tuturor documentelor contabile precum și a lucrărilor, con</w:t>
      </w:r>
      <w:r w:rsidR="00AF29D1">
        <w:t>tractelor ș</w:t>
      </w:r>
      <w:r w:rsidR="002C54B3">
        <w:t>i proceselor verbale.</w:t>
      </w:r>
    </w:p>
    <w:p w:rsidR="001E4525" w:rsidRPr="00CE5718" w:rsidRDefault="002C54B3" w:rsidP="006C51FA">
      <w:pPr>
        <w:ind w:firstLine="720"/>
        <w:jc w:val="both"/>
      </w:pPr>
      <w:r>
        <w:t>Totodată pe măsura continuării dezvoltării acestei aplicații</w:t>
      </w:r>
      <w:r w:rsidR="00844D75">
        <w:t>,</w:t>
      </w:r>
      <w:r>
        <w:t xml:space="preserve"> se are în vedere s</w:t>
      </w:r>
      <w:r w:rsidR="001E4525" w:rsidRPr="00CE5718">
        <w:t>coate</w:t>
      </w:r>
      <w:r>
        <w:t>rea de</w:t>
      </w:r>
      <w:r w:rsidR="001E4525" w:rsidRPr="00CE5718">
        <w:t xml:space="preserve"> rapoarte </w:t>
      </w:r>
      <w:r w:rsidR="00A010D7">
        <w:t>î</w:t>
      </w:r>
      <w:r>
        <w:t>n format *pdf, pentru a</w:t>
      </w:r>
      <w:r w:rsidR="001E4525" w:rsidRPr="00CE5718">
        <w:t xml:space="preserve"> completa cu o mai mare </w:t>
      </w:r>
      <w:r w:rsidR="00BF73B7" w:rsidRPr="00CE5718">
        <w:t>ușurinț</w:t>
      </w:r>
      <w:r w:rsidR="00844D75">
        <w:t>ă</w:t>
      </w:r>
      <w:r w:rsidR="00AF29D1">
        <w:t xml:space="preserve"> tabelele ș</w:t>
      </w:r>
      <w:r w:rsidR="001E4525" w:rsidRPr="00CE5718">
        <w:t>i registrele electronice</w:t>
      </w:r>
      <w:r>
        <w:t xml:space="preserve"> și cele în format analogic</w:t>
      </w:r>
      <w:r w:rsidR="001E4525" w:rsidRPr="00CE5718">
        <w:t xml:space="preserve">. Conceperea acestei </w:t>
      </w:r>
      <w:r w:rsidRPr="00CE5718">
        <w:t>aplicații</w:t>
      </w:r>
      <w:r w:rsidR="001E4525" w:rsidRPr="00CE5718">
        <w:t xml:space="preserve"> este foarte important</w:t>
      </w:r>
      <w:r>
        <w:t>ă</w:t>
      </w:r>
      <w:r w:rsidR="001E4525" w:rsidRPr="00CE5718">
        <w:t xml:space="preserve"> pentru un PFA deoarece simplific</w:t>
      </w:r>
      <w:r>
        <w:t>ă</w:t>
      </w:r>
      <w:r w:rsidR="001E4525" w:rsidRPr="00CE5718">
        <w:t xml:space="preserve"> mult tim</w:t>
      </w:r>
      <w:r>
        <w:t>pul petrecut la</w:t>
      </w:r>
      <w:r w:rsidR="001E4525" w:rsidRPr="00CE5718">
        <w:t xml:space="preserve"> calculator pentru a fi la zi cu to</w:t>
      </w:r>
      <w:r w:rsidR="00AF29D1">
        <w:t>ate registrele obligatorii dar și cu evidenț</w:t>
      </w:r>
      <w:r w:rsidR="001E4525" w:rsidRPr="00CE5718">
        <w:t xml:space="preserve">a </w:t>
      </w:r>
      <w:r w:rsidR="002A5ADD" w:rsidRPr="00CE5718">
        <w:t>clienților</w:t>
      </w:r>
      <w:r w:rsidR="001E4525" w:rsidRPr="00CE5718">
        <w:t>, a facturilor, a contr</w:t>
      </w:r>
      <w:r w:rsidR="00AF29D1">
        <w:t>actelor, mai pe scurt cu evidenț</w:t>
      </w:r>
      <w:r w:rsidR="001E4525" w:rsidRPr="00CE5718">
        <w:t xml:space="preserve">a </w:t>
      </w:r>
      <w:r w:rsidR="002A5ADD" w:rsidRPr="00CE5718">
        <w:t>încasărilor</w:t>
      </w:r>
      <w:r w:rsidR="002A5ADD">
        <w:t xml:space="preserve"> ș</w:t>
      </w:r>
      <w:r w:rsidR="001E4525" w:rsidRPr="00CE5718">
        <w:t xml:space="preserve">i </w:t>
      </w:r>
      <w:r w:rsidR="00AF29D1">
        <w:t>plă</w:t>
      </w:r>
      <w:r w:rsidR="002A5ADD" w:rsidRPr="00CE5718">
        <w:t>ților</w:t>
      </w:r>
      <w:r w:rsidR="001E4525" w:rsidRPr="00CE5718">
        <w:t>.</w:t>
      </w:r>
    </w:p>
    <w:p w:rsidR="001E4525" w:rsidRPr="00CE5718" w:rsidRDefault="001E4525" w:rsidP="002A5ADD">
      <w:pPr>
        <w:ind w:firstLine="720"/>
        <w:jc w:val="both"/>
      </w:pPr>
      <w:r w:rsidRPr="00CE5718">
        <w:t xml:space="preserve">Prezenta lucrare </w:t>
      </w:r>
      <w:r w:rsidR="002A5ADD" w:rsidRPr="00CE5718">
        <w:t>începe</w:t>
      </w:r>
      <w:r w:rsidRPr="00CE5718">
        <w:t xml:space="preserve"> cu o scurt</w:t>
      </w:r>
      <w:r w:rsidR="00844D75">
        <w:t>ă</w:t>
      </w:r>
      <w:r w:rsidRPr="00CE5718">
        <w:t xml:space="preserve"> prezentare a </w:t>
      </w:r>
      <w:r w:rsidR="002A5ADD">
        <w:t>ceea ce se va găsi în aceasta</w:t>
      </w:r>
      <w:r w:rsidRPr="00CE5718">
        <w:t xml:space="preserve">, </w:t>
      </w:r>
      <w:r w:rsidR="002A5ADD" w:rsidRPr="00CE5718">
        <w:t>pentru</w:t>
      </w:r>
      <w:r w:rsidRPr="00CE5718">
        <w:t xml:space="preserve"> ca </w:t>
      </w:r>
      <w:r w:rsidR="002A5ADD">
        <w:t>mai apoi să</w:t>
      </w:r>
      <w:r w:rsidRPr="00CE5718">
        <w:t xml:space="preserve"> fie descris</w:t>
      </w:r>
      <w:r w:rsidR="002A5ADD">
        <w:t>ă</w:t>
      </w:r>
      <w:r w:rsidRPr="00CE5718">
        <w:t xml:space="preserve"> mai pe larg teoria ca</w:t>
      </w:r>
      <w:r w:rsidR="002A5ADD">
        <w:t>re</w:t>
      </w:r>
      <w:r w:rsidRPr="00CE5718">
        <w:t xml:space="preserve"> a stat la baza conceperii </w:t>
      </w:r>
      <w:r w:rsidR="002A5ADD" w:rsidRPr="00CE5718">
        <w:t>aplicației</w:t>
      </w:r>
      <w:r w:rsidRPr="00CE5718">
        <w:t>.</w:t>
      </w:r>
    </w:p>
    <w:p w:rsidR="001E4525" w:rsidRPr="00CE5718" w:rsidRDefault="00AF29D1" w:rsidP="002A5ADD">
      <w:pPr>
        <w:ind w:firstLine="720"/>
        <w:jc w:val="both"/>
      </w:pPr>
      <w:r>
        <w:t>Î</w:t>
      </w:r>
      <w:r w:rsidR="002A5ADD">
        <w:t>n capitolul</w:t>
      </w:r>
      <w:r>
        <w:t xml:space="preserve"> 1</w:t>
      </w:r>
      <w:r w:rsidR="002A5ADD">
        <w:t xml:space="preserve"> </w:t>
      </w:r>
      <w:r>
        <w:t>se explică ce î</w:t>
      </w:r>
      <w:r w:rsidR="001E4525" w:rsidRPr="00CE5718">
        <w:t>nseamn</w:t>
      </w:r>
      <w:r>
        <w:t>ă contabilitate primară în partidă simplă</w:t>
      </w:r>
      <w:r w:rsidR="001E4525" w:rsidRPr="00CE5718">
        <w:t>,</w:t>
      </w:r>
      <w:r>
        <w:t xml:space="preserve"> ce înseamnă</w:t>
      </w:r>
      <w:r w:rsidR="001E4525" w:rsidRPr="00CE5718">
        <w:t xml:space="preserve"> un PFA. Aici vom explica ce registre</w:t>
      </w:r>
      <w:r>
        <w:t xml:space="preserve"> sunt obligatorii de completat ș</w:t>
      </w:r>
      <w:r w:rsidR="001E4525" w:rsidRPr="00CE5718">
        <w:t>i cu</w:t>
      </w:r>
      <w:r w:rsidR="00A010D7">
        <w:t>m trebuie completate. Pentru a înțelege importanța acestei aplicații trebuie sa înțelegem ce înseamnă persoană fizică autorizată și cum își justifică prin diverse tabele și rapoarte câștigurile. Aici sunt menționate ș</w:t>
      </w:r>
      <w:r w:rsidR="001E4525" w:rsidRPr="00CE5718">
        <w:t>i obliga</w:t>
      </w:r>
      <w:r w:rsidR="00A010D7">
        <w:t>ț</w:t>
      </w:r>
      <w:r w:rsidR="001E4525" w:rsidRPr="00CE5718">
        <w:t>iile unui PFA din punct de vedere legal.</w:t>
      </w:r>
    </w:p>
    <w:p w:rsidR="001E4525" w:rsidRPr="00CE5718" w:rsidRDefault="00A010D7" w:rsidP="00A010D7">
      <w:pPr>
        <w:ind w:firstLine="720"/>
        <w:jc w:val="both"/>
      </w:pPr>
      <w:r>
        <w:t>Doar după ce s-a înțeles ce înseamnă</w:t>
      </w:r>
      <w:r w:rsidR="001E4525" w:rsidRPr="00CE5718">
        <w:t xml:space="preserve"> activitatea</w:t>
      </w:r>
      <w:r>
        <w:t xml:space="preserve"> unui PFA se poate folosi ace</w:t>
      </w:r>
      <w:r w:rsidR="000B3B33">
        <w:t>a</w:t>
      </w:r>
      <w:r>
        <w:t>stă aplicaț</w:t>
      </w:r>
      <w:r w:rsidR="001E4525" w:rsidRPr="00CE5718">
        <w:t xml:space="preserve">ie. Teoria care a stat la </w:t>
      </w:r>
      <w:r>
        <w:t>baza conceperii ei este descrisă î</w:t>
      </w:r>
      <w:r w:rsidR="001E4525" w:rsidRPr="00CE5718">
        <w:t>n capitolul</w:t>
      </w:r>
      <w:r>
        <w:t xml:space="preserve"> 2, iar modul de funcționare a aplicației  este descris în partea practică</w:t>
      </w:r>
      <w:r w:rsidR="001E4525" w:rsidRPr="00CE5718">
        <w:t>.</w:t>
      </w:r>
    </w:p>
    <w:p w:rsidR="001E4525" w:rsidRPr="00CE5718" w:rsidRDefault="001E4525" w:rsidP="001E4525">
      <w:pPr>
        <w:jc w:val="both"/>
      </w:pPr>
    </w:p>
    <w:p w:rsidR="00DA751B" w:rsidRDefault="00DA751B" w:rsidP="001E4525">
      <w:pPr>
        <w:jc w:val="both"/>
        <w:sectPr w:rsidR="00DA751B" w:rsidSect="00CD43E0">
          <w:pgSz w:w="11907" w:h="16840" w:code="9"/>
          <w:pgMar w:top="1134" w:right="1134" w:bottom="1134" w:left="1701" w:header="720" w:footer="1021" w:gutter="0"/>
          <w:cols w:space="708"/>
          <w:docGrid w:linePitch="326"/>
        </w:sectPr>
      </w:pPr>
    </w:p>
    <w:p w:rsidR="001E4525" w:rsidRPr="00CE5718" w:rsidRDefault="001E4525" w:rsidP="001E4525">
      <w:pPr>
        <w:jc w:val="both"/>
      </w:pPr>
    </w:p>
    <w:p w:rsidR="001E4525" w:rsidRPr="00CE5718" w:rsidRDefault="001E4525" w:rsidP="001E4525">
      <w:pPr>
        <w:jc w:val="both"/>
      </w:pPr>
    </w:p>
    <w:p w:rsidR="001E4525" w:rsidRPr="00CE5718" w:rsidRDefault="003625B2" w:rsidP="003625B2">
      <w:pPr>
        <w:pStyle w:val="Heading2"/>
      </w:pPr>
      <w:bookmarkStart w:id="13" w:name="_Toc454619800"/>
      <w:bookmarkStart w:id="14" w:name="_Toc454806982"/>
      <w:r>
        <w:t>NOȚIUNI TEORETICE Ș</w:t>
      </w:r>
      <w:r w:rsidR="001E4525" w:rsidRPr="00CE5718">
        <w:t xml:space="preserve">I PRACTICE DESPRE </w:t>
      </w:r>
      <w:r w:rsidR="00DA751B">
        <w:t xml:space="preserve"> </w:t>
      </w:r>
      <w:r>
        <w:t>CONTABILITATEA</w:t>
      </w:r>
      <w:r w:rsidR="001E4525" w:rsidRPr="00CE5718">
        <w:t xml:space="preserve"> PRIMAR</w:t>
      </w:r>
      <w:r>
        <w:t>Ă</w:t>
      </w:r>
      <w:r w:rsidR="001E4525" w:rsidRPr="00CE5718">
        <w:t xml:space="preserve"> </w:t>
      </w:r>
      <w:r>
        <w:t>ÎN PARTIDĂ SIMPLĂ</w:t>
      </w:r>
      <w:bookmarkEnd w:id="13"/>
      <w:bookmarkEnd w:id="14"/>
    </w:p>
    <w:p w:rsidR="001E4525" w:rsidRPr="00CE5718" w:rsidRDefault="001E4525" w:rsidP="001E4525">
      <w:pPr>
        <w:jc w:val="both"/>
      </w:pPr>
    </w:p>
    <w:p w:rsidR="001E4525" w:rsidRPr="00CE5718" w:rsidRDefault="001E4525" w:rsidP="001E4525">
      <w:pPr>
        <w:jc w:val="both"/>
      </w:pPr>
    </w:p>
    <w:p w:rsidR="001E4525" w:rsidRPr="00CE5718" w:rsidRDefault="00B30D98" w:rsidP="001E4525">
      <w:pPr>
        <w:pStyle w:val="Heading3"/>
      </w:pPr>
      <w:bookmarkStart w:id="15" w:name="_Toc454619801"/>
      <w:bookmarkStart w:id="16" w:name="_Toc454806983"/>
      <w:r>
        <w:t>NOȚ</w:t>
      </w:r>
      <w:r w:rsidR="001E4525" w:rsidRPr="00CE5718">
        <w:t>IUNI TEORETICE DESPRE CONTABILITATE</w:t>
      </w:r>
      <w:bookmarkEnd w:id="15"/>
      <w:bookmarkEnd w:id="16"/>
    </w:p>
    <w:p w:rsidR="001E4525" w:rsidRPr="00CE5718" w:rsidRDefault="001E4525" w:rsidP="001E4525">
      <w:pPr>
        <w:jc w:val="both"/>
        <w:rPr>
          <w:b/>
        </w:rPr>
      </w:pPr>
    </w:p>
    <w:p w:rsidR="001E4525" w:rsidRPr="00CE5718" w:rsidRDefault="001E4525" w:rsidP="006619EB">
      <w:pPr>
        <w:ind w:firstLine="720"/>
        <w:jc w:val="both"/>
      </w:pPr>
      <w:r w:rsidRPr="00CE5718">
        <w:t>Cont</w:t>
      </w:r>
      <w:r w:rsidR="00A5654B">
        <w:t>abilitatea are ca obiect evidenț</w:t>
      </w:r>
      <w:r w:rsidRPr="00CE5718">
        <w:t>a, calcul</w:t>
      </w:r>
      <w:r w:rsidR="00A5654B">
        <w:t>ul și controlul stării și mișcă</w:t>
      </w:r>
      <w:r w:rsidRPr="00CE5718">
        <w:t>rii patr</w:t>
      </w:r>
      <w:r w:rsidR="006619EB">
        <w:t>imoniului, cu indicarea destinației și sursei lor de proveniență</w:t>
      </w:r>
      <w:r w:rsidRPr="00CE5718">
        <w:t xml:space="preserve">, a mijloacelor economice, a proceselor economice, precum </w:t>
      </w:r>
      <w:r w:rsidR="00844D75">
        <w:t>ș</w:t>
      </w:r>
      <w:r w:rsidRPr="00CE5718">
        <w:t>i a rezultatelor economice.</w:t>
      </w:r>
    </w:p>
    <w:p w:rsidR="001E4525" w:rsidRPr="00CE5718" w:rsidRDefault="006619EB" w:rsidP="006619EB">
      <w:pPr>
        <w:ind w:firstLine="720"/>
        <w:jc w:val="both"/>
      </w:pPr>
      <w:r>
        <w:t>Ea se clasifică în: contabilitate curentă, care cuprinde lucră</w:t>
      </w:r>
      <w:r w:rsidR="001E4525" w:rsidRPr="00CE5718">
        <w:t>rile</w:t>
      </w:r>
      <w:r>
        <w:t xml:space="preserve"> ce se efectuează</w:t>
      </w:r>
      <w:r w:rsidR="001E4525" w:rsidRPr="00CE5718">
        <w:t xml:space="preserve"> zi de zi, pe p</w:t>
      </w:r>
      <w:r>
        <w:t>arcursul perioadei de gestiune și contabilitatea periodică, care se realizează la sfârș</w:t>
      </w:r>
      <w:r w:rsidR="001E4525" w:rsidRPr="00CE5718">
        <w:t>itul perioadei de gestiune.</w:t>
      </w:r>
    </w:p>
    <w:p w:rsidR="001E4525" w:rsidRPr="00CE5718" w:rsidRDefault="001E4525" w:rsidP="006619EB">
      <w:pPr>
        <w:ind w:firstLine="720"/>
        <w:jc w:val="both"/>
      </w:pPr>
      <w:r w:rsidRPr="00CE5718">
        <w:t>Co</w:t>
      </w:r>
      <w:r w:rsidR="006619EB">
        <w:t xml:space="preserve">ntabilitatea poate fi </w:t>
      </w:r>
      <w:r w:rsidR="00D04CE6">
        <w:t>î</w:t>
      </w:r>
      <w:r w:rsidR="006619EB">
        <w:t>n partidă simplă sau în partidă dublă ș</w:t>
      </w:r>
      <w:r w:rsidRPr="00CE5718">
        <w:t>i anume:</w:t>
      </w:r>
    </w:p>
    <w:p w:rsidR="001E4525" w:rsidRPr="00CE5718" w:rsidRDefault="001E4525" w:rsidP="00685A65">
      <w:pPr>
        <w:numPr>
          <w:ilvl w:val="0"/>
          <w:numId w:val="23"/>
        </w:numPr>
        <w:tabs>
          <w:tab w:val="left" w:pos="567"/>
        </w:tabs>
        <w:jc w:val="both"/>
      </w:pPr>
      <w:r w:rsidRPr="00CE5718">
        <w:rPr>
          <w:i/>
        </w:rPr>
        <w:t>Contabilitatea în partidă simplă</w:t>
      </w:r>
      <w:r w:rsidRPr="00CE5718">
        <w:t xml:space="preserve"> pr</w:t>
      </w:r>
      <w:r w:rsidR="006619EB">
        <w:t>esupune înregistrarea unei operaț</w:t>
      </w:r>
      <w:r w:rsidRPr="00CE5718">
        <w:t>ii economice într-un singur cont. De exemplu, intrarea unei sume de bani în contul bancar se înregistrează la partida „B</w:t>
      </w:r>
      <w:r w:rsidR="006619EB">
        <w:t>anca”. Pentru aceasta se foloseș</w:t>
      </w:r>
      <w:r w:rsidRPr="00CE5718">
        <w:t>t</w:t>
      </w:r>
      <w:r w:rsidR="006619EB">
        <w:t>e un simplu jurnal de încasări ș</w:t>
      </w:r>
      <w:r w:rsidRPr="00CE5718">
        <w:t>i p</w:t>
      </w:r>
      <w:r w:rsidR="006619EB">
        <w:t>lăț</w:t>
      </w:r>
      <w:r w:rsidRPr="00CE5718">
        <w:t>i, dar nu s</w:t>
      </w:r>
      <w:r w:rsidR="006619EB">
        <w:t>e reflectă angajamentele (creanț</w:t>
      </w:r>
      <w:r w:rsidRPr="00CE5718">
        <w:t xml:space="preserve">e, datorii), ci numai transferurile de numerar. </w:t>
      </w:r>
    </w:p>
    <w:p w:rsidR="001E4525" w:rsidRPr="00CE5718" w:rsidRDefault="001E4525" w:rsidP="00685A65">
      <w:pPr>
        <w:numPr>
          <w:ilvl w:val="0"/>
          <w:numId w:val="23"/>
        </w:numPr>
        <w:tabs>
          <w:tab w:val="left" w:pos="567"/>
        </w:tabs>
        <w:jc w:val="both"/>
      </w:pPr>
      <w:r w:rsidRPr="00CE5718">
        <w:rPr>
          <w:i/>
        </w:rPr>
        <w:t>Contabilitatea în partidă dublă</w:t>
      </w:r>
      <w:r w:rsidRPr="00CE5718">
        <w:t xml:space="preserve"> p</w:t>
      </w:r>
      <w:r w:rsidR="006619EB">
        <w:t>resupune reflectarea unei operaț</w:t>
      </w:r>
      <w:r w:rsidRPr="00CE5718">
        <w:t>ii economice prin înregistrarea în două partide, conc</w:t>
      </w:r>
      <w:r w:rsidR="006619EB">
        <w:t>omitent, una indicând originea și</w:t>
      </w:r>
      <w:r w:rsidRPr="00CE5718">
        <w:t xml:space="preserve"> cealaltă destina</w:t>
      </w:r>
      <w:r w:rsidR="006619EB">
        <w:t>ția. În exemplul iniț</w:t>
      </w:r>
      <w:r w:rsidRPr="00CE5718">
        <w:t>ial, dacă suma de bani a fost vărsată în contul bancar din casieria agentului economic, se vor folosi două partide: „Banca” (indicând destina</w:t>
      </w:r>
      <w:r w:rsidR="006619EB">
        <w:t>ția sumei) ș</w:t>
      </w:r>
      <w:r w:rsidRPr="00CE5718">
        <w:t>i „Casa” (indicând originea sumei). Contabi</w:t>
      </w:r>
      <w:r w:rsidR="006619EB">
        <w:t>litatea în partidă dublă foloseș</w:t>
      </w:r>
      <w:r w:rsidRPr="00CE5718">
        <w:t>te o multitudine de conturi deschise pentru toate elementele pat</w:t>
      </w:r>
      <w:r w:rsidR="006619EB">
        <w:t>rimoniale care înregistrează miș</w:t>
      </w:r>
      <w:r w:rsidRPr="00CE5718">
        <w:t xml:space="preserve">cări. </w:t>
      </w:r>
    </w:p>
    <w:p w:rsidR="00D04CE6" w:rsidRDefault="00D04CE6" w:rsidP="006619EB">
      <w:pPr>
        <w:ind w:firstLine="720"/>
        <w:jc w:val="both"/>
      </w:pPr>
    </w:p>
    <w:p w:rsidR="001E4525" w:rsidRPr="00CE5718" w:rsidRDefault="001E4525" w:rsidP="006619EB">
      <w:pPr>
        <w:ind w:firstLine="720"/>
        <w:jc w:val="both"/>
      </w:pPr>
      <w:r w:rsidRPr="00CE5718">
        <w:t>După modul de organizare a conturilor, există sisteme de cont</w:t>
      </w:r>
      <w:r w:rsidR="006619EB">
        <w:t>abilitate cu un singur circuit ș</w:t>
      </w:r>
      <w:r w:rsidRPr="00CE5718">
        <w:t xml:space="preserve">i cu două circuite. </w:t>
      </w:r>
    </w:p>
    <w:p w:rsidR="001E4525" w:rsidRPr="00CE5718" w:rsidRDefault="001E4525" w:rsidP="00685A65">
      <w:pPr>
        <w:numPr>
          <w:ilvl w:val="0"/>
          <w:numId w:val="26"/>
        </w:numPr>
        <w:tabs>
          <w:tab w:val="left" w:pos="567"/>
        </w:tabs>
        <w:jc w:val="both"/>
      </w:pPr>
      <w:r w:rsidRPr="00CE5718">
        <w:rPr>
          <w:i/>
        </w:rPr>
        <w:t>Sistemul de contabilitate cu un singur circuit</w:t>
      </w:r>
      <w:r w:rsidRPr="00CE5718">
        <w:t xml:space="preserve"> </w:t>
      </w:r>
      <w:r w:rsidRPr="00CE5718">
        <w:rPr>
          <w:i/>
        </w:rPr>
        <w:t>(monist)</w:t>
      </w:r>
      <w:r w:rsidRPr="00CE5718">
        <w:t xml:space="preserve"> organizează contu</w:t>
      </w:r>
      <w:r w:rsidR="006619EB">
        <w:t>rile într-un flux unic al operaț</w:t>
      </w:r>
      <w:r w:rsidRPr="00CE5718">
        <w:t xml:space="preserve">iilor </w:t>
      </w:r>
      <w:r w:rsidR="006619EB">
        <w:t>economice, fără să facă distincție între operaț</w:t>
      </w:r>
      <w:r w:rsidRPr="00CE5718">
        <w:t>iil</w:t>
      </w:r>
      <w:r w:rsidR="006619EB">
        <w:t>e care fac obiectul contabilității financiare ș</w:t>
      </w:r>
      <w:r w:rsidRPr="00CE5718">
        <w:t xml:space="preserve">i cele care privesc gestiunea internă.  </w:t>
      </w:r>
    </w:p>
    <w:p w:rsidR="001E4525" w:rsidRPr="00CE5718" w:rsidRDefault="001E4525" w:rsidP="00685A65">
      <w:pPr>
        <w:numPr>
          <w:ilvl w:val="0"/>
          <w:numId w:val="26"/>
        </w:numPr>
        <w:tabs>
          <w:tab w:val="left" w:pos="567"/>
        </w:tabs>
        <w:jc w:val="both"/>
      </w:pPr>
      <w:r w:rsidRPr="00CE5718">
        <w:rPr>
          <w:i/>
        </w:rPr>
        <w:t>Sistemul de contabilitate cu dublu circuit (dualist)</w:t>
      </w:r>
      <w:r w:rsidRPr="00CE5718">
        <w:t xml:space="preserve"> organizează conturile într-</w:t>
      </w:r>
      <w:r w:rsidR="006619EB">
        <w:t>un flux dublu, delimitând operaț</w:t>
      </w:r>
      <w:r w:rsidR="00682E3F">
        <w:t>iile cu terții, precum ș</w:t>
      </w:r>
      <w:r w:rsidRPr="00CE5718">
        <w:t>i rezultatele financiare (financial accounting), de circuitul gestiunii interne (managerial accoun</w:t>
      </w:r>
      <w:r w:rsidR="00682E3F">
        <w:t>ting) privind costurile, producția ș</w:t>
      </w:r>
      <w:r w:rsidRPr="00CE5718">
        <w:t xml:space="preserve">i rentabilitatea. </w:t>
      </w:r>
    </w:p>
    <w:p w:rsidR="00D04CE6" w:rsidRDefault="001E4525" w:rsidP="001E4525">
      <w:pPr>
        <w:jc w:val="both"/>
      </w:pPr>
      <w:r w:rsidRPr="00CE5718">
        <w:t xml:space="preserve"> </w:t>
      </w:r>
      <w:r w:rsidR="00682E3F">
        <w:tab/>
      </w:r>
    </w:p>
    <w:p w:rsidR="000B60DD" w:rsidRDefault="00DA751B" w:rsidP="001E4525">
      <w:pPr>
        <w:jc w:val="both"/>
        <w:rPr>
          <w:ins w:id="17" w:author="Constantin Taran" w:date="2016-06-30T21:07:00Z"/>
        </w:rPr>
      </w:pPr>
      <w:r>
        <w:tab/>
      </w:r>
      <w:r w:rsidR="001E4525" w:rsidRPr="00CE5718">
        <w:t>În Rom</w:t>
      </w:r>
      <w:r w:rsidR="00844D75">
        <w:t>â</w:t>
      </w:r>
      <w:r w:rsidR="001E4525" w:rsidRPr="00CE5718">
        <w:t>nia, la ora actuală, contabilitatea este organi</w:t>
      </w:r>
      <w:r w:rsidR="000B3B33">
        <w:t>zată în sistem dualist, informaț</w:t>
      </w:r>
      <w:r w:rsidR="001E4525" w:rsidRPr="00CE5718">
        <w:t>ia fiind clasificată astfel</w:t>
      </w:r>
      <w:r w:rsidR="00D04CE6">
        <w:t xml:space="preserve"> </w:t>
      </w:r>
    </w:p>
    <w:p w:rsidR="001E4525" w:rsidRPr="00CE5718" w:rsidRDefault="000B60DD" w:rsidP="001E4525">
      <w:pPr>
        <w:jc w:val="both"/>
      </w:pPr>
      <w:ins w:id="18" w:author="Constantin Taran" w:date="2016-06-30T21:07:00Z">
        <w:r>
          <w:rPr>
            <w:lang w:val="en-US"/>
          </w:rPr>
          <w:t>[</w:t>
        </w:r>
        <w:r w:rsidRPr="00B87F6B">
          <w:rPr>
            <w:i/>
            <w:lang w:val="en-US"/>
          </w:rPr>
          <w:t>http://www.conta-conta.ro/miscellaneous/887_miscellaneous_contabilitate_files%20887_.pdf</w:t>
        </w:r>
        <w:r w:rsidDel="000B60DD">
          <w:rPr>
            <w:lang w:val="en-US"/>
          </w:rPr>
          <w:t xml:space="preserve"> </w:t>
        </w:r>
      </w:ins>
      <w:del w:id="19" w:author="Constantin Taran" w:date="2016-06-30T21:07:00Z">
        <w:r w:rsidR="00D04CE6" w:rsidDel="000B60DD">
          <w:rPr>
            <w:lang w:val="en-US"/>
          </w:rPr>
          <w:delText>[…bibliografie</w:delText>
        </w:r>
      </w:del>
      <w:r w:rsidR="00D04CE6">
        <w:rPr>
          <w:lang w:val="en-US"/>
        </w:rPr>
        <w:t>]</w:t>
      </w:r>
      <w:ins w:id="20" w:author="Constantin Taran" w:date="2016-07-01T19:52:00Z">
        <w:r w:rsidR="008C5A5D">
          <w:fldChar w:fldCharType="begin"/>
        </w:r>
        <w:r w:rsidR="008C5A5D">
          <w:instrText xml:space="preserve"> REF _Ref454795143 \n \h </w:instrText>
        </w:r>
        <w:r w:rsidR="008C5A5D">
          <w:fldChar w:fldCharType="separate"/>
        </w:r>
        <w:r w:rsidR="008C5A5D">
          <w:t>[5</w:t>
        </w:r>
        <w:r w:rsidR="008C5A5D">
          <w:t>]</w:t>
        </w:r>
        <w:r w:rsidR="008C5A5D">
          <w:fldChar w:fldCharType="end"/>
        </w:r>
      </w:ins>
      <w:del w:id="21" w:author="Constantin Taran" w:date="2016-07-01T19:52:00Z">
        <w:r w:rsidR="001E4525" w:rsidRPr="00CE5718" w:rsidDel="008C5A5D">
          <w:delText xml:space="preserve">: </w:delText>
        </w:r>
      </w:del>
    </w:p>
    <w:p w:rsidR="001E4525" w:rsidRPr="00685A65" w:rsidRDefault="00682E3F" w:rsidP="00685A65">
      <w:pPr>
        <w:pStyle w:val="ListParagraph"/>
        <w:numPr>
          <w:ilvl w:val="1"/>
          <w:numId w:val="47"/>
        </w:numPr>
        <w:tabs>
          <w:tab w:val="left" w:pos="709"/>
        </w:tabs>
        <w:ind w:left="993" w:hanging="567"/>
        <w:jc w:val="both"/>
      </w:pPr>
      <w:r w:rsidRPr="00685A65">
        <w:rPr>
          <w:rFonts w:ascii="Times New Roman" w:hAnsi="Times New Roman"/>
          <w:i/>
          <w:sz w:val="24"/>
          <w:szCs w:val="24"/>
        </w:rPr>
        <w:t>Informaț</w:t>
      </w:r>
      <w:r w:rsidR="001E4525" w:rsidRPr="00685A65">
        <w:rPr>
          <w:rFonts w:ascii="Times New Roman" w:hAnsi="Times New Roman"/>
          <w:i/>
          <w:sz w:val="24"/>
          <w:szCs w:val="24"/>
        </w:rPr>
        <w:t>ie contabilă financiară (publică sau generală)</w:t>
      </w:r>
      <w:r w:rsidR="001E4525" w:rsidRPr="00685A65">
        <w:rPr>
          <w:rFonts w:ascii="Times New Roman" w:hAnsi="Times New Roman"/>
          <w:sz w:val="24"/>
          <w:szCs w:val="24"/>
        </w:rPr>
        <w:t>, desti</w:t>
      </w:r>
      <w:r w:rsidRPr="00685A65">
        <w:rPr>
          <w:rFonts w:ascii="Times New Roman" w:hAnsi="Times New Roman"/>
          <w:sz w:val="24"/>
          <w:szCs w:val="24"/>
        </w:rPr>
        <w:t>nată utilizatorilor externi (acționari, investitori, salariați, creditori, administraț</w:t>
      </w:r>
      <w:r w:rsidR="001E4525" w:rsidRPr="00685A65">
        <w:rPr>
          <w:rFonts w:ascii="Times New Roman" w:hAnsi="Times New Roman"/>
          <w:sz w:val="24"/>
          <w:szCs w:val="24"/>
        </w:rPr>
        <w:t>ia financiară, publicul larg). Contabilitatea financiară sau generală are caracter</w:t>
      </w:r>
      <w:r w:rsidRPr="00685A65">
        <w:rPr>
          <w:rFonts w:ascii="Times New Roman" w:hAnsi="Times New Roman"/>
          <w:sz w:val="24"/>
          <w:szCs w:val="24"/>
        </w:rPr>
        <w:t xml:space="preserve"> obligatoriu pentru toate unităț</w:t>
      </w:r>
      <w:r w:rsidR="001E4525" w:rsidRPr="00685A65">
        <w:rPr>
          <w:rFonts w:ascii="Times New Roman" w:hAnsi="Times New Roman"/>
          <w:sz w:val="24"/>
          <w:szCs w:val="24"/>
        </w:rPr>
        <w:t>ile patrimoniale.</w:t>
      </w:r>
    </w:p>
    <w:p w:rsidR="001E4525" w:rsidRPr="00685A65" w:rsidRDefault="00682E3F" w:rsidP="00685A65">
      <w:pPr>
        <w:pStyle w:val="ListParagraph"/>
        <w:numPr>
          <w:ilvl w:val="1"/>
          <w:numId w:val="47"/>
        </w:numPr>
        <w:tabs>
          <w:tab w:val="left" w:pos="709"/>
        </w:tabs>
        <w:ind w:left="993" w:hanging="567"/>
        <w:jc w:val="both"/>
      </w:pPr>
      <w:r w:rsidRPr="00685A65">
        <w:rPr>
          <w:rFonts w:ascii="Times New Roman" w:hAnsi="Times New Roman"/>
          <w:i/>
          <w:sz w:val="24"/>
          <w:szCs w:val="24"/>
        </w:rPr>
        <w:t>Informaț</w:t>
      </w:r>
      <w:r w:rsidR="001E4525" w:rsidRPr="00685A65">
        <w:rPr>
          <w:rFonts w:ascii="Times New Roman" w:hAnsi="Times New Roman"/>
          <w:i/>
          <w:sz w:val="24"/>
          <w:szCs w:val="24"/>
        </w:rPr>
        <w:t>ie contabilă de gestiune destinată utilizatorilor interni (conducerea întreprinderii)</w:t>
      </w:r>
      <w:r w:rsidR="001E4525" w:rsidRPr="00685A65">
        <w:rPr>
          <w:rFonts w:ascii="Times New Roman" w:hAnsi="Times New Roman"/>
          <w:sz w:val="24"/>
          <w:szCs w:val="24"/>
        </w:rPr>
        <w:t>. Contabilitatea internă de gestiune se organizează de fieca</w:t>
      </w:r>
      <w:r w:rsidRPr="00685A65">
        <w:rPr>
          <w:rFonts w:ascii="Times New Roman" w:hAnsi="Times New Roman"/>
          <w:sz w:val="24"/>
          <w:szCs w:val="24"/>
        </w:rPr>
        <w:t>re unitate patrimonială în funcție de specificul activității ei și de necesitățile proprii. Informaț</w:t>
      </w:r>
      <w:r w:rsidR="001E4525" w:rsidRPr="00685A65">
        <w:rPr>
          <w:rFonts w:ascii="Times New Roman" w:hAnsi="Times New Roman"/>
          <w:sz w:val="24"/>
          <w:szCs w:val="24"/>
        </w:rPr>
        <w:t>ia contabilă fi</w:t>
      </w:r>
      <w:r w:rsidRPr="00685A65">
        <w:rPr>
          <w:rFonts w:ascii="Times New Roman" w:hAnsi="Times New Roman"/>
          <w:sz w:val="24"/>
          <w:szCs w:val="24"/>
        </w:rPr>
        <w:t>nanciară este cuprinsă în situaț</w:t>
      </w:r>
      <w:r w:rsidR="001E4525" w:rsidRPr="00685A65">
        <w:rPr>
          <w:rFonts w:ascii="Times New Roman" w:hAnsi="Times New Roman"/>
          <w:sz w:val="24"/>
          <w:szCs w:val="24"/>
        </w:rPr>
        <w:t>ii</w:t>
      </w:r>
      <w:r w:rsidRPr="00685A65">
        <w:rPr>
          <w:rFonts w:ascii="Times New Roman" w:hAnsi="Times New Roman"/>
          <w:sz w:val="24"/>
          <w:szCs w:val="24"/>
        </w:rPr>
        <w:t>le financiare de sinteză: bilanț, cont de profit și pierdere, situaț</w:t>
      </w:r>
      <w:r w:rsidR="001E4525" w:rsidRPr="00685A65">
        <w:rPr>
          <w:rFonts w:ascii="Times New Roman" w:hAnsi="Times New Roman"/>
          <w:sz w:val="24"/>
          <w:szCs w:val="24"/>
        </w:rPr>
        <w:t>ia modificăr</w:t>
      </w:r>
      <w:r w:rsidRPr="00685A65">
        <w:rPr>
          <w:rFonts w:ascii="Times New Roman" w:hAnsi="Times New Roman"/>
          <w:sz w:val="24"/>
          <w:szCs w:val="24"/>
        </w:rPr>
        <w:t>ilor capitalului propriu, situaț</w:t>
      </w:r>
      <w:r w:rsidR="001E4525" w:rsidRPr="00685A65">
        <w:rPr>
          <w:rFonts w:ascii="Times New Roman" w:hAnsi="Times New Roman"/>
          <w:sz w:val="24"/>
          <w:szCs w:val="24"/>
        </w:rPr>
        <w:t xml:space="preserve">ia fluxurilor de </w:t>
      </w:r>
      <w:r w:rsidRPr="00685A65">
        <w:rPr>
          <w:rFonts w:ascii="Times New Roman" w:hAnsi="Times New Roman"/>
          <w:sz w:val="24"/>
          <w:szCs w:val="24"/>
        </w:rPr>
        <w:t>trezorerie, politici contabile și note explicative.  Informaț</w:t>
      </w:r>
      <w:r w:rsidR="001E4525" w:rsidRPr="00685A65">
        <w:rPr>
          <w:rFonts w:ascii="Times New Roman" w:hAnsi="Times New Roman"/>
          <w:sz w:val="24"/>
          <w:szCs w:val="24"/>
        </w:rPr>
        <w:t xml:space="preserve">ia contabilă </w:t>
      </w:r>
      <w:r w:rsidR="001E4525" w:rsidRPr="00685A65">
        <w:rPr>
          <w:rFonts w:ascii="Times New Roman" w:hAnsi="Times New Roman"/>
          <w:sz w:val="24"/>
          <w:szCs w:val="24"/>
        </w:rPr>
        <w:lastRenderedPageBreak/>
        <w:t>de gestiun</w:t>
      </w:r>
      <w:r w:rsidRPr="00685A65">
        <w:rPr>
          <w:rFonts w:ascii="Times New Roman" w:hAnsi="Times New Roman"/>
          <w:sz w:val="24"/>
          <w:szCs w:val="24"/>
        </w:rPr>
        <w:t>e este nestandardizată, uneori ș</w:t>
      </w:r>
      <w:r w:rsidR="001E4525" w:rsidRPr="00685A65">
        <w:rPr>
          <w:rFonts w:ascii="Times New Roman" w:hAnsi="Times New Roman"/>
          <w:sz w:val="24"/>
          <w:szCs w:val="24"/>
        </w:rPr>
        <w:t>i nemonetară (în etalon natural-metri cu</w:t>
      </w:r>
      <w:r w:rsidRPr="00685A65">
        <w:rPr>
          <w:rFonts w:ascii="Times New Roman" w:hAnsi="Times New Roman"/>
          <w:sz w:val="24"/>
          <w:szCs w:val="24"/>
        </w:rPr>
        <w:t>bi, kilograme, metri lineari), ș</w:t>
      </w:r>
      <w:r w:rsidR="001E4525" w:rsidRPr="00685A65">
        <w:rPr>
          <w:rFonts w:ascii="Times New Roman" w:hAnsi="Times New Roman"/>
          <w:sz w:val="24"/>
          <w:szCs w:val="24"/>
        </w:rPr>
        <w:t>i cuprinde inform</w:t>
      </w:r>
      <w:r w:rsidRPr="00685A65">
        <w:rPr>
          <w:rFonts w:ascii="Times New Roman" w:hAnsi="Times New Roman"/>
          <w:sz w:val="24"/>
          <w:szCs w:val="24"/>
        </w:rPr>
        <w:t>aț</w:t>
      </w:r>
      <w:r w:rsidR="001E4525" w:rsidRPr="00685A65">
        <w:rPr>
          <w:rFonts w:ascii="Times New Roman" w:hAnsi="Times New Roman"/>
          <w:sz w:val="24"/>
          <w:szCs w:val="24"/>
        </w:rPr>
        <w:t>ii despre costul unitar al produselor</w:t>
      </w:r>
      <w:r w:rsidR="00981158" w:rsidRPr="00685A65">
        <w:rPr>
          <w:rFonts w:ascii="Times New Roman" w:hAnsi="Times New Roman"/>
          <w:sz w:val="24"/>
          <w:szCs w:val="24"/>
        </w:rPr>
        <w:t>, profitul pe produs sau tendinț</w:t>
      </w:r>
      <w:r w:rsidR="001E4525" w:rsidRPr="00685A65">
        <w:rPr>
          <w:rFonts w:ascii="Times New Roman" w:hAnsi="Times New Roman"/>
          <w:sz w:val="24"/>
          <w:szCs w:val="24"/>
        </w:rPr>
        <w:t xml:space="preserve">ele </w:t>
      </w:r>
      <w:r w:rsidR="00981158" w:rsidRPr="00685A65">
        <w:rPr>
          <w:rFonts w:ascii="Times New Roman" w:hAnsi="Times New Roman"/>
          <w:sz w:val="24"/>
          <w:szCs w:val="24"/>
        </w:rPr>
        <w:t>pe care le au costurile în funcție de volumul activităț</w:t>
      </w:r>
      <w:r w:rsidR="001E4525" w:rsidRPr="00685A65">
        <w:rPr>
          <w:rFonts w:ascii="Times New Roman" w:hAnsi="Times New Roman"/>
          <w:sz w:val="24"/>
          <w:szCs w:val="24"/>
        </w:rPr>
        <w:t>ii, având ca scop calcul</w:t>
      </w:r>
      <w:r w:rsidR="00981158" w:rsidRPr="00685A65">
        <w:rPr>
          <w:rFonts w:ascii="Times New Roman" w:hAnsi="Times New Roman"/>
          <w:sz w:val="24"/>
          <w:szCs w:val="24"/>
        </w:rPr>
        <w:t>area unor indicatori de eficiență, de productivitate, de rotaț</w:t>
      </w:r>
      <w:r w:rsidR="001E4525" w:rsidRPr="00685A65">
        <w:rPr>
          <w:rFonts w:ascii="Times New Roman" w:hAnsi="Times New Roman"/>
          <w:sz w:val="24"/>
          <w:szCs w:val="24"/>
        </w:rPr>
        <w:t xml:space="preserve">ie a stocurilor, foarte utili managerilor atunci când iau decizii .  </w:t>
      </w:r>
    </w:p>
    <w:p w:rsidR="00D04CE6" w:rsidRDefault="00D04CE6" w:rsidP="00981158">
      <w:pPr>
        <w:ind w:firstLine="720"/>
        <w:jc w:val="both"/>
      </w:pPr>
    </w:p>
    <w:p w:rsidR="001E4525" w:rsidRPr="00CE5718" w:rsidRDefault="001E4525" w:rsidP="00981158">
      <w:pPr>
        <w:ind w:firstLine="720"/>
        <w:jc w:val="both"/>
      </w:pPr>
      <w:r w:rsidRPr="00CE5718">
        <w:t>Pri</w:t>
      </w:r>
      <w:r w:rsidR="00981158">
        <w:t>ncipalii utilizatori ai informaț</w:t>
      </w:r>
      <w:r w:rsidRPr="00CE5718">
        <w:t>iei contabile sunt:</w:t>
      </w:r>
    </w:p>
    <w:p w:rsidR="001E4525"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Conducerea întreprinderii</w:t>
      </w:r>
      <w:r w:rsidRPr="00685A65">
        <w:rPr>
          <w:rFonts w:ascii="Times New Roman" w:hAnsi="Times New Roman"/>
          <w:sz w:val="24"/>
          <w:szCs w:val="24"/>
        </w:rPr>
        <w:t xml:space="preserve"> care utilizează datele contabile în mod operativ pe</w:t>
      </w:r>
      <w:r w:rsidR="00981158" w:rsidRPr="00685A65">
        <w:rPr>
          <w:rFonts w:ascii="Times New Roman" w:hAnsi="Times New Roman"/>
          <w:sz w:val="24"/>
          <w:szCs w:val="24"/>
        </w:rPr>
        <w:t>ntru luarea unor decizii juste ș</w:t>
      </w:r>
      <w:r w:rsidRPr="00685A65">
        <w:rPr>
          <w:rFonts w:ascii="Times New Roman" w:hAnsi="Times New Roman"/>
          <w:sz w:val="24"/>
          <w:szCs w:val="24"/>
        </w:rPr>
        <w:t>i pentru î</w:t>
      </w:r>
      <w:r w:rsidR="00981158" w:rsidRPr="00685A65">
        <w:rPr>
          <w:rFonts w:ascii="Times New Roman" w:hAnsi="Times New Roman"/>
          <w:sz w:val="24"/>
          <w:szCs w:val="24"/>
        </w:rPr>
        <w:t>ntocmirea de planuri, prognoze ș</w:t>
      </w:r>
      <w:r w:rsidRPr="00685A65">
        <w:rPr>
          <w:rFonts w:ascii="Times New Roman" w:hAnsi="Times New Roman"/>
          <w:sz w:val="24"/>
          <w:szCs w:val="24"/>
        </w:rPr>
        <w:t xml:space="preserve">i bugete; </w:t>
      </w:r>
    </w:p>
    <w:p w:rsidR="00981158"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Investitorii</w:t>
      </w:r>
      <w:r w:rsidR="00981158" w:rsidRPr="00685A65">
        <w:rPr>
          <w:rFonts w:ascii="Times New Roman" w:hAnsi="Times New Roman"/>
          <w:sz w:val="24"/>
          <w:szCs w:val="24"/>
        </w:rPr>
        <w:t>, care sunt interesaț</w:t>
      </w:r>
      <w:r w:rsidRPr="00685A65">
        <w:rPr>
          <w:rFonts w:ascii="Times New Roman" w:hAnsi="Times New Roman"/>
          <w:sz w:val="24"/>
          <w:szCs w:val="24"/>
        </w:rPr>
        <w:t>i de niv</w:t>
      </w:r>
      <w:r w:rsidR="00981158" w:rsidRPr="00685A65">
        <w:rPr>
          <w:rFonts w:ascii="Times New Roman" w:hAnsi="Times New Roman"/>
          <w:sz w:val="24"/>
          <w:szCs w:val="24"/>
        </w:rPr>
        <w:t>elul dividendelor care pot fi obț</w:t>
      </w:r>
      <w:r w:rsidRPr="00685A65">
        <w:rPr>
          <w:rFonts w:ascii="Times New Roman" w:hAnsi="Times New Roman"/>
          <w:sz w:val="24"/>
          <w:szCs w:val="24"/>
        </w:rPr>
        <w:t xml:space="preserve">inute sau de pierderile probabile; </w:t>
      </w:r>
    </w:p>
    <w:p w:rsidR="001E4525" w:rsidRPr="00685A65" w:rsidRDefault="00981158" w:rsidP="00685A65">
      <w:pPr>
        <w:pStyle w:val="ListParagraph"/>
        <w:numPr>
          <w:ilvl w:val="1"/>
          <w:numId w:val="49"/>
        </w:numPr>
        <w:tabs>
          <w:tab w:val="left" w:pos="851"/>
        </w:tabs>
        <w:ind w:left="993"/>
        <w:jc w:val="both"/>
      </w:pPr>
      <w:r w:rsidRPr="00685A65">
        <w:rPr>
          <w:rFonts w:ascii="Times New Roman" w:hAnsi="Times New Roman"/>
          <w:i/>
          <w:sz w:val="24"/>
          <w:szCs w:val="24"/>
        </w:rPr>
        <w:t>Salariaț</w:t>
      </w:r>
      <w:r w:rsidR="001E4525" w:rsidRPr="00685A65">
        <w:rPr>
          <w:rFonts w:ascii="Times New Roman" w:hAnsi="Times New Roman"/>
          <w:i/>
          <w:sz w:val="24"/>
          <w:szCs w:val="24"/>
        </w:rPr>
        <w:t>ii</w:t>
      </w:r>
      <w:r w:rsidRPr="00685A65">
        <w:rPr>
          <w:rFonts w:ascii="Times New Roman" w:hAnsi="Times New Roman"/>
          <w:sz w:val="24"/>
          <w:szCs w:val="24"/>
        </w:rPr>
        <w:t xml:space="preserve"> sau candidații potențiali, care sunt interesaț</w:t>
      </w:r>
      <w:r w:rsidR="001E4525" w:rsidRPr="00685A65">
        <w:rPr>
          <w:rFonts w:ascii="Times New Roman" w:hAnsi="Times New Roman"/>
          <w:sz w:val="24"/>
          <w:szCs w:val="24"/>
        </w:rPr>
        <w:t>i de dinamica locur</w:t>
      </w:r>
      <w:r w:rsidRPr="00685A65">
        <w:rPr>
          <w:rFonts w:ascii="Times New Roman" w:hAnsi="Times New Roman"/>
          <w:sz w:val="24"/>
          <w:szCs w:val="24"/>
        </w:rPr>
        <w:t>ilor de muncă sau de oportunităț</w:t>
      </w:r>
      <w:r w:rsidR="001E4525" w:rsidRPr="00685A65">
        <w:rPr>
          <w:rFonts w:ascii="Times New Roman" w:hAnsi="Times New Roman"/>
          <w:sz w:val="24"/>
          <w:szCs w:val="24"/>
        </w:rPr>
        <w:t xml:space="preserve">i de promovare în viitor; </w:t>
      </w:r>
    </w:p>
    <w:p w:rsidR="001E4525" w:rsidRPr="00685A65" w:rsidRDefault="00981158" w:rsidP="00685A65">
      <w:pPr>
        <w:pStyle w:val="ListParagraph"/>
        <w:numPr>
          <w:ilvl w:val="1"/>
          <w:numId w:val="49"/>
        </w:numPr>
        <w:tabs>
          <w:tab w:val="left" w:pos="851"/>
        </w:tabs>
        <w:ind w:left="993"/>
        <w:jc w:val="both"/>
      </w:pPr>
      <w:r w:rsidRPr="00685A65">
        <w:rPr>
          <w:rFonts w:ascii="Times New Roman" w:hAnsi="Times New Roman"/>
          <w:i/>
          <w:sz w:val="24"/>
          <w:szCs w:val="24"/>
        </w:rPr>
        <w:t>Clienț</w:t>
      </w:r>
      <w:r w:rsidR="001E4525" w:rsidRPr="00685A65">
        <w:rPr>
          <w:rFonts w:ascii="Times New Roman" w:hAnsi="Times New Roman"/>
          <w:i/>
          <w:sz w:val="24"/>
          <w:szCs w:val="24"/>
        </w:rPr>
        <w:t>ii</w:t>
      </w:r>
      <w:r w:rsidR="001E4525" w:rsidRPr="00685A65">
        <w:rPr>
          <w:rFonts w:ascii="Times New Roman" w:hAnsi="Times New Roman"/>
          <w:sz w:val="24"/>
          <w:szCs w:val="24"/>
        </w:rPr>
        <w:t>, ca</w:t>
      </w:r>
      <w:r w:rsidRPr="00685A65">
        <w:rPr>
          <w:rFonts w:ascii="Times New Roman" w:hAnsi="Times New Roman"/>
          <w:sz w:val="24"/>
          <w:szCs w:val="24"/>
        </w:rPr>
        <w:t>re urmăresc continuarea relaț</w:t>
      </w:r>
      <w:r w:rsidR="001E4525" w:rsidRPr="00685A65">
        <w:rPr>
          <w:rFonts w:ascii="Times New Roman" w:hAnsi="Times New Roman"/>
          <w:sz w:val="24"/>
          <w:szCs w:val="24"/>
        </w:rPr>
        <w:t xml:space="preserve">iilor comerciale cu respectiva companie; </w:t>
      </w:r>
    </w:p>
    <w:p w:rsidR="001E4525"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Creditorii comerciali</w:t>
      </w:r>
      <w:r w:rsidRPr="00685A65">
        <w:rPr>
          <w:rFonts w:ascii="Times New Roman" w:hAnsi="Times New Roman"/>
          <w:sz w:val="24"/>
          <w:szCs w:val="24"/>
        </w:rPr>
        <w:t xml:space="preserve">, </w:t>
      </w:r>
      <w:r w:rsidR="00981158" w:rsidRPr="00685A65">
        <w:rPr>
          <w:rFonts w:ascii="Times New Roman" w:hAnsi="Times New Roman"/>
          <w:sz w:val="24"/>
          <w:szCs w:val="24"/>
        </w:rPr>
        <w:t>respectiv furnizorii de bunuri și servicii, care sunt preocupaț</w:t>
      </w:r>
      <w:r w:rsidRPr="00685A65">
        <w:rPr>
          <w:rFonts w:ascii="Times New Roman" w:hAnsi="Times New Roman"/>
          <w:sz w:val="24"/>
          <w:szCs w:val="24"/>
        </w:rPr>
        <w:t xml:space="preserve">i de </w:t>
      </w:r>
      <w:r w:rsidR="00981158" w:rsidRPr="00685A65">
        <w:rPr>
          <w:rFonts w:ascii="Times New Roman" w:hAnsi="Times New Roman"/>
          <w:sz w:val="24"/>
          <w:szCs w:val="24"/>
        </w:rPr>
        <w:t>lichiditatea pe termen scurt a î</w:t>
      </w:r>
      <w:r w:rsidRPr="00685A65">
        <w:rPr>
          <w:rFonts w:ascii="Times New Roman" w:hAnsi="Times New Roman"/>
          <w:sz w:val="24"/>
          <w:szCs w:val="24"/>
        </w:rPr>
        <w:t>ntre</w:t>
      </w:r>
      <w:r w:rsidR="00981158" w:rsidRPr="00685A65">
        <w:rPr>
          <w:rFonts w:ascii="Times New Roman" w:hAnsi="Times New Roman"/>
          <w:sz w:val="24"/>
          <w:szCs w:val="24"/>
        </w:rPr>
        <w:t>prinderii, deoarece doresc să își recupereze creanț</w:t>
      </w:r>
      <w:r w:rsidRPr="00685A65">
        <w:rPr>
          <w:rFonts w:ascii="Times New Roman" w:hAnsi="Times New Roman"/>
          <w:sz w:val="24"/>
          <w:szCs w:val="24"/>
        </w:rPr>
        <w:t xml:space="preserve">ele cât mai rapid; </w:t>
      </w:r>
    </w:p>
    <w:p w:rsidR="001E4525"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Creditorii financiari (băncile)</w:t>
      </w:r>
      <w:r w:rsidR="00981158" w:rsidRPr="00685A65">
        <w:rPr>
          <w:rFonts w:ascii="Times New Roman" w:hAnsi="Times New Roman"/>
          <w:sz w:val="24"/>
          <w:szCs w:val="24"/>
        </w:rPr>
        <w:t>, care sunt interesaț</w:t>
      </w:r>
      <w:r w:rsidRPr="00685A65">
        <w:rPr>
          <w:rFonts w:ascii="Times New Roman" w:hAnsi="Times New Roman"/>
          <w:sz w:val="24"/>
          <w:szCs w:val="24"/>
        </w:rPr>
        <w:t>i de capacitatea întrepri</w:t>
      </w:r>
      <w:r w:rsidR="00981158" w:rsidRPr="00685A65">
        <w:rPr>
          <w:rFonts w:ascii="Times New Roman" w:hAnsi="Times New Roman"/>
          <w:sz w:val="24"/>
          <w:szCs w:val="24"/>
        </w:rPr>
        <w:t>nderii de a rambursa creditele ș</w:t>
      </w:r>
      <w:r w:rsidRPr="00685A65">
        <w:rPr>
          <w:rFonts w:ascii="Times New Roman" w:hAnsi="Times New Roman"/>
          <w:sz w:val="24"/>
          <w:szCs w:val="24"/>
        </w:rPr>
        <w:t>i dobânzile;</w:t>
      </w:r>
    </w:p>
    <w:p w:rsidR="001E4525"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Auditorii</w:t>
      </w:r>
      <w:r w:rsidR="00981158" w:rsidRPr="00685A65">
        <w:rPr>
          <w:rFonts w:ascii="Times New Roman" w:hAnsi="Times New Roman"/>
          <w:sz w:val="24"/>
          <w:szCs w:val="24"/>
        </w:rPr>
        <w:t>, care sunt chemați să îș</w:t>
      </w:r>
      <w:r w:rsidRPr="00685A65">
        <w:rPr>
          <w:rFonts w:ascii="Times New Roman" w:hAnsi="Times New Roman"/>
          <w:sz w:val="24"/>
          <w:szCs w:val="24"/>
        </w:rPr>
        <w:t>i</w:t>
      </w:r>
      <w:r w:rsidR="00981158" w:rsidRPr="00685A65">
        <w:rPr>
          <w:rFonts w:ascii="Times New Roman" w:hAnsi="Times New Roman"/>
          <w:sz w:val="24"/>
          <w:szCs w:val="24"/>
        </w:rPr>
        <w:t xml:space="preserve"> exprime o opinie independentă și obiectivă asupra fidelităț</w:t>
      </w:r>
      <w:r w:rsidRPr="00685A65">
        <w:rPr>
          <w:rFonts w:ascii="Times New Roman" w:hAnsi="Times New Roman"/>
          <w:sz w:val="24"/>
          <w:szCs w:val="24"/>
        </w:rPr>
        <w:t>ii datelor cuprinse</w:t>
      </w:r>
      <w:r w:rsidR="00981158" w:rsidRPr="00685A65">
        <w:rPr>
          <w:rFonts w:ascii="Times New Roman" w:hAnsi="Times New Roman"/>
          <w:sz w:val="24"/>
          <w:szCs w:val="24"/>
        </w:rPr>
        <w:t xml:space="preserve"> în situaț</w:t>
      </w:r>
      <w:r w:rsidRPr="00685A65">
        <w:rPr>
          <w:rFonts w:ascii="Times New Roman" w:hAnsi="Times New Roman"/>
          <w:sz w:val="24"/>
          <w:szCs w:val="24"/>
        </w:rPr>
        <w:t>iile financiare. Tipurile de opinie favorabilă aferente auditului financiar se exprimă printr</w:t>
      </w:r>
      <w:r w:rsidR="00981158" w:rsidRPr="00685A65">
        <w:rPr>
          <w:rFonts w:ascii="Times New Roman" w:hAnsi="Times New Roman"/>
          <w:sz w:val="24"/>
          <w:szCs w:val="24"/>
        </w:rPr>
        <w:t>-una din formulele: «situaț</w:t>
      </w:r>
      <w:r w:rsidRPr="00685A65">
        <w:rPr>
          <w:rFonts w:ascii="Times New Roman" w:hAnsi="Times New Roman"/>
          <w:sz w:val="24"/>
          <w:szCs w:val="24"/>
        </w:rPr>
        <w:t>iile financiare dau o imagine fidelă…» sau «situa</w:t>
      </w:r>
      <w:r w:rsidR="00981158" w:rsidRPr="00685A65">
        <w:rPr>
          <w:rFonts w:ascii="Times New Roman" w:hAnsi="Times New Roman"/>
          <w:sz w:val="24"/>
          <w:szCs w:val="24"/>
        </w:rPr>
        <w:t>ț</w:t>
      </w:r>
      <w:r w:rsidRPr="00685A65">
        <w:rPr>
          <w:rFonts w:ascii="Times New Roman" w:hAnsi="Times New Roman"/>
          <w:sz w:val="24"/>
          <w:szCs w:val="24"/>
        </w:rPr>
        <w:t xml:space="preserve">iile financiare prezintă în mod sincer în toate aspectele lor semnificative…». </w:t>
      </w:r>
    </w:p>
    <w:p w:rsidR="001E4525" w:rsidRPr="00685A65" w:rsidRDefault="00981158" w:rsidP="00685A65">
      <w:pPr>
        <w:pStyle w:val="ListParagraph"/>
        <w:numPr>
          <w:ilvl w:val="1"/>
          <w:numId w:val="49"/>
        </w:numPr>
        <w:tabs>
          <w:tab w:val="left" w:pos="851"/>
        </w:tabs>
        <w:ind w:left="993"/>
        <w:jc w:val="both"/>
      </w:pPr>
      <w:r w:rsidRPr="00685A65">
        <w:rPr>
          <w:rFonts w:ascii="Times New Roman" w:hAnsi="Times New Roman"/>
          <w:i/>
          <w:sz w:val="24"/>
          <w:szCs w:val="24"/>
        </w:rPr>
        <w:t>Ministerul de Finanț</w:t>
      </w:r>
      <w:r w:rsidR="001E4525" w:rsidRPr="00685A65">
        <w:rPr>
          <w:rFonts w:ascii="Times New Roman" w:hAnsi="Times New Roman"/>
          <w:i/>
          <w:sz w:val="24"/>
          <w:szCs w:val="24"/>
        </w:rPr>
        <w:t>e</w:t>
      </w:r>
      <w:r w:rsidRPr="00685A65">
        <w:rPr>
          <w:rFonts w:ascii="Times New Roman" w:hAnsi="Times New Roman"/>
          <w:sz w:val="24"/>
          <w:szCs w:val="24"/>
        </w:rPr>
        <w:t>, care întocmeș</w:t>
      </w:r>
      <w:r w:rsidR="001E4525" w:rsidRPr="00685A65">
        <w:rPr>
          <w:rFonts w:ascii="Times New Roman" w:hAnsi="Times New Roman"/>
          <w:sz w:val="24"/>
          <w:szCs w:val="24"/>
        </w:rPr>
        <w:t>te prognoze referitoare la venit</w:t>
      </w:r>
      <w:r w:rsidRPr="00685A65">
        <w:rPr>
          <w:rFonts w:ascii="Times New Roman" w:hAnsi="Times New Roman"/>
          <w:sz w:val="24"/>
          <w:szCs w:val="24"/>
        </w:rPr>
        <w:t>urile statului, pe baza informaț</w:t>
      </w:r>
      <w:r w:rsidR="001E4525" w:rsidRPr="00685A65">
        <w:rPr>
          <w:rFonts w:ascii="Times New Roman" w:hAnsi="Times New Roman"/>
          <w:sz w:val="24"/>
          <w:szCs w:val="24"/>
        </w:rPr>
        <w:t>iilor din contabilitate</w:t>
      </w:r>
      <w:r w:rsidRPr="00685A65">
        <w:rPr>
          <w:rFonts w:ascii="Times New Roman" w:hAnsi="Times New Roman"/>
          <w:sz w:val="24"/>
          <w:szCs w:val="24"/>
        </w:rPr>
        <w:t>a financiară furnizate de unităț</w:t>
      </w:r>
      <w:r w:rsidR="001E4525" w:rsidRPr="00685A65">
        <w:rPr>
          <w:rFonts w:ascii="Times New Roman" w:hAnsi="Times New Roman"/>
          <w:sz w:val="24"/>
          <w:szCs w:val="24"/>
        </w:rPr>
        <w:t xml:space="preserve">ile patrimoniale; </w:t>
      </w:r>
    </w:p>
    <w:p w:rsidR="001E4525" w:rsidRPr="00685A65" w:rsidRDefault="00981158" w:rsidP="00685A65">
      <w:pPr>
        <w:pStyle w:val="ListParagraph"/>
        <w:numPr>
          <w:ilvl w:val="1"/>
          <w:numId w:val="49"/>
        </w:numPr>
        <w:tabs>
          <w:tab w:val="left" w:pos="851"/>
        </w:tabs>
        <w:ind w:left="993"/>
        <w:jc w:val="both"/>
      </w:pPr>
      <w:r w:rsidRPr="00685A65">
        <w:rPr>
          <w:rFonts w:ascii="Times New Roman" w:hAnsi="Times New Roman"/>
          <w:i/>
          <w:sz w:val="24"/>
          <w:szCs w:val="24"/>
        </w:rPr>
        <w:t>Comisia Naț</w:t>
      </w:r>
      <w:r w:rsidR="001E4525" w:rsidRPr="00685A65">
        <w:rPr>
          <w:rFonts w:ascii="Times New Roman" w:hAnsi="Times New Roman"/>
          <w:i/>
          <w:sz w:val="24"/>
          <w:szCs w:val="24"/>
        </w:rPr>
        <w:t>ională de Statistică</w:t>
      </w:r>
      <w:r w:rsidR="001E4525" w:rsidRPr="00685A65">
        <w:rPr>
          <w:rFonts w:ascii="Times New Roman" w:hAnsi="Times New Roman"/>
          <w:sz w:val="24"/>
          <w:szCs w:val="24"/>
        </w:rPr>
        <w:t>, care centralizează raportările statistice ale întreprinderilor având ca scop calculare</w:t>
      </w:r>
      <w:r w:rsidRPr="00685A65">
        <w:rPr>
          <w:rFonts w:ascii="Times New Roman" w:hAnsi="Times New Roman"/>
          <w:sz w:val="24"/>
          <w:szCs w:val="24"/>
        </w:rPr>
        <w:t>a indicatorilor macroeconomici și elaborarea conturilor naț</w:t>
      </w:r>
      <w:r w:rsidR="001E4525" w:rsidRPr="00685A65">
        <w:rPr>
          <w:rFonts w:ascii="Times New Roman" w:hAnsi="Times New Roman"/>
          <w:sz w:val="24"/>
          <w:szCs w:val="24"/>
        </w:rPr>
        <w:t>ionale;</w:t>
      </w:r>
    </w:p>
    <w:p w:rsidR="001E4525" w:rsidRPr="00685A65" w:rsidRDefault="001E4525" w:rsidP="00685A65">
      <w:pPr>
        <w:pStyle w:val="ListParagraph"/>
        <w:numPr>
          <w:ilvl w:val="1"/>
          <w:numId w:val="49"/>
        </w:numPr>
        <w:tabs>
          <w:tab w:val="left" w:pos="851"/>
        </w:tabs>
        <w:ind w:left="993"/>
        <w:jc w:val="both"/>
      </w:pPr>
      <w:r w:rsidRPr="00685A65">
        <w:rPr>
          <w:rFonts w:ascii="Times New Roman" w:hAnsi="Times New Roman"/>
          <w:i/>
          <w:sz w:val="24"/>
          <w:szCs w:val="24"/>
        </w:rPr>
        <w:t>Publicul</w:t>
      </w:r>
      <w:r w:rsidR="00981158" w:rsidRPr="00685A65">
        <w:rPr>
          <w:rFonts w:ascii="Times New Roman" w:hAnsi="Times New Roman"/>
          <w:sz w:val="24"/>
          <w:szCs w:val="24"/>
        </w:rPr>
        <w:t>, care este interesat să obțină informaț</w:t>
      </w:r>
      <w:r w:rsidRPr="00685A65">
        <w:rPr>
          <w:rFonts w:ascii="Times New Roman" w:hAnsi="Times New Roman"/>
          <w:sz w:val="24"/>
          <w:szCs w:val="24"/>
        </w:rPr>
        <w:t xml:space="preserve">ii </w:t>
      </w:r>
      <w:r w:rsidR="00981158" w:rsidRPr="00685A65">
        <w:rPr>
          <w:rFonts w:ascii="Times New Roman" w:hAnsi="Times New Roman"/>
          <w:sz w:val="24"/>
          <w:szCs w:val="24"/>
        </w:rPr>
        <w:t>privitoare la impactul activităț</w:t>
      </w:r>
      <w:r w:rsidRPr="00685A65">
        <w:rPr>
          <w:rFonts w:ascii="Times New Roman" w:hAnsi="Times New Roman"/>
          <w:sz w:val="24"/>
          <w:szCs w:val="24"/>
        </w:rPr>
        <w:t>ii întreprinderilor asupra mediului de afaceri, asupra mediului î</w:t>
      </w:r>
      <w:r w:rsidR="00981158" w:rsidRPr="00685A65">
        <w:rPr>
          <w:rFonts w:ascii="Times New Roman" w:hAnsi="Times New Roman"/>
          <w:sz w:val="24"/>
          <w:szCs w:val="24"/>
        </w:rPr>
        <w:t>nconjurător ori asupra comunităț</w:t>
      </w:r>
      <w:r w:rsidRPr="00685A65">
        <w:rPr>
          <w:rFonts w:ascii="Times New Roman" w:hAnsi="Times New Roman"/>
          <w:sz w:val="24"/>
          <w:szCs w:val="24"/>
        </w:rPr>
        <w:t xml:space="preserve">ilor locale.         </w:t>
      </w:r>
    </w:p>
    <w:p w:rsidR="001E4525" w:rsidRPr="00CE5718" w:rsidRDefault="001E4525" w:rsidP="001E4525">
      <w:pPr>
        <w:jc w:val="both"/>
      </w:pPr>
      <w:r w:rsidRPr="00CE5718">
        <w:t xml:space="preserve">     Au mai fost elaborate: </w:t>
      </w:r>
    </w:p>
    <w:p w:rsidR="001E4525" w:rsidRPr="00685A65" w:rsidRDefault="001E4525" w:rsidP="00685A65">
      <w:pPr>
        <w:pStyle w:val="ListParagraph"/>
        <w:numPr>
          <w:ilvl w:val="1"/>
          <w:numId w:val="51"/>
        </w:numPr>
        <w:jc w:val="both"/>
      </w:pPr>
      <w:r w:rsidRPr="00685A65">
        <w:rPr>
          <w:rFonts w:ascii="Times New Roman" w:hAnsi="Times New Roman"/>
          <w:sz w:val="24"/>
          <w:szCs w:val="24"/>
        </w:rPr>
        <w:t xml:space="preserve">Regulamentul </w:t>
      </w:r>
      <w:r w:rsidR="00981158" w:rsidRPr="00685A65">
        <w:rPr>
          <w:rFonts w:ascii="Times New Roman" w:hAnsi="Times New Roman"/>
          <w:sz w:val="24"/>
          <w:szCs w:val="24"/>
        </w:rPr>
        <w:t>de aplicare a Legii Contabilităț</w:t>
      </w:r>
      <w:r w:rsidRPr="00685A65">
        <w:rPr>
          <w:rFonts w:ascii="Times New Roman" w:hAnsi="Times New Roman"/>
          <w:sz w:val="24"/>
          <w:szCs w:val="24"/>
        </w:rPr>
        <w:t xml:space="preserve">ii; </w:t>
      </w:r>
    </w:p>
    <w:p w:rsidR="001E4525" w:rsidRPr="00685A65" w:rsidRDefault="001E4525" w:rsidP="00685A65">
      <w:pPr>
        <w:pStyle w:val="ListParagraph"/>
        <w:numPr>
          <w:ilvl w:val="1"/>
          <w:numId w:val="51"/>
        </w:numPr>
        <w:jc w:val="both"/>
      </w:pPr>
      <w:r w:rsidRPr="00685A65">
        <w:rPr>
          <w:rFonts w:ascii="Times New Roman" w:hAnsi="Times New Roman"/>
          <w:sz w:val="24"/>
          <w:szCs w:val="24"/>
        </w:rPr>
        <w:t xml:space="preserve">Planul de Conturi General; </w:t>
      </w:r>
    </w:p>
    <w:p w:rsidR="001E4525" w:rsidRPr="00685A65" w:rsidRDefault="001E4525" w:rsidP="00685A65">
      <w:pPr>
        <w:pStyle w:val="ListParagraph"/>
        <w:numPr>
          <w:ilvl w:val="1"/>
          <w:numId w:val="51"/>
        </w:numPr>
        <w:jc w:val="both"/>
      </w:pPr>
      <w:r w:rsidRPr="00685A65">
        <w:rPr>
          <w:rFonts w:ascii="Times New Roman" w:hAnsi="Times New Roman"/>
          <w:sz w:val="24"/>
          <w:szCs w:val="24"/>
        </w:rPr>
        <w:t xml:space="preserve">Normele metodologice pentru utilizarea conturilor; </w:t>
      </w:r>
    </w:p>
    <w:p w:rsidR="001E4525" w:rsidRPr="00685A65" w:rsidRDefault="001E4525" w:rsidP="00685A65">
      <w:pPr>
        <w:pStyle w:val="ListParagraph"/>
        <w:numPr>
          <w:ilvl w:val="1"/>
          <w:numId w:val="51"/>
        </w:numPr>
        <w:jc w:val="both"/>
      </w:pPr>
      <w:r w:rsidRPr="00685A65">
        <w:rPr>
          <w:rFonts w:ascii="Times New Roman" w:hAnsi="Times New Roman"/>
          <w:sz w:val="24"/>
          <w:szCs w:val="24"/>
        </w:rPr>
        <w:t>Modelele registrelor contabi</w:t>
      </w:r>
      <w:r w:rsidR="003C00EA" w:rsidRPr="00685A65">
        <w:rPr>
          <w:rFonts w:ascii="Times New Roman" w:hAnsi="Times New Roman"/>
          <w:sz w:val="24"/>
          <w:szCs w:val="24"/>
        </w:rPr>
        <w:t>le și ale situaț</w:t>
      </w:r>
      <w:r w:rsidRPr="00685A65">
        <w:rPr>
          <w:rFonts w:ascii="Times New Roman" w:hAnsi="Times New Roman"/>
          <w:sz w:val="24"/>
          <w:szCs w:val="24"/>
        </w:rPr>
        <w:t xml:space="preserve">iilor de sinteză; </w:t>
      </w:r>
    </w:p>
    <w:p w:rsidR="001E4525" w:rsidRPr="00685A65" w:rsidRDefault="001E4525" w:rsidP="00685A65">
      <w:pPr>
        <w:pStyle w:val="ListParagraph"/>
        <w:numPr>
          <w:ilvl w:val="1"/>
          <w:numId w:val="51"/>
        </w:numPr>
        <w:jc w:val="both"/>
      </w:pPr>
      <w:r w:rsidRPr="00685A65">
        <w:rPr>
          <w:rFonts w:ascii="Times New Roman" w:hAnsi="Times New Roman"/>
          <w:sz w:val="24"/>
          <w:szCs w:val="24"/>
        </w:rPr>
        <w:t>Formularele comune privind a</w:t>
      </w:r>
      <w:r w:rsidR="003C00EA" w:rsidRPr="00685A65">
        <w:rPr>
          <w:rFonts w:ascii="Times New Roman" w:hAnsi="Times New Roman"/>
          <w:sz w:val="24"/>
          <w:szCs w:val="24"/>
        </w:rPr>
        <w:t>ctivitatea financiar-contabilă și normele de întocmire ș</w:t>
      </w:r>
      <w:r w:rsidRPr="00685A65">
        <w:rPr>
          <w:rFonts w:ascii="Times New Roman" w:hAnsi="Times New Roman"/>
          <w:sz w:val="24"/>
          <w:szCs w:val="24"/>
        </w:rPr>
        <w:t xml:space="preserve">i utilizare a acestora. </w:t>
      </w:r>
    </w:p>
    <w:p w:rsidR="00D04CE6" w:rsidRDefault="00D04CE6" w:rsidP="003C00EA">
      <w:pPr>
        <w:ind w:firstLine="720"/>
        <w:jc w:val="both"/>
      </w:pPr>
    </w:p>
    <w:p w:rsidR="008C5A5D" w:rsidRDefault="003C00EA" w:rsidP="003C00EA">
      <w:pPr>
        <w:ind w:firstLine="720"/>
        <w:jc w:val="both"/>
        <w:rPr>
          <w:ins w:id="22" w:author="Constantin Taran" w:date="2016-07-01T19:49:00Z"/>
        </w:rPr>
      </w:pPr>
      <w:r>
        <w:t>Pe plan naț</w:t>
      </w:r>
      <w:r w:rsidR="001E4525" w:rsidRPr="00CE5718">
        <w:t>ional</w:t>
      </w:r>
      <w:r>
        <w:t>, cadrul juridic al contabilităț</w:t>
      </w:r>
      <w:r w:rsidR="001E4525" w:rsidRPr="00CE5718">
        <w:t>ii se</w:t>
      </w:r>
      <w:r>
        <w:t xml:space="preserve"> bazează pe reguli ierarhizate ș</w:t>
      </w:r>
      <w:r w:rsidR="001E4525" w:rsidRPr="00CE5718">
        <w:t>i definite astfel</w:t>
      </w:r>
    </w:p>
    <w:p w:rsidR="003C00EA" w:rsidRDefault="00844D75" w:rsidP="003C00EA">
      <w:pPr>
        <w:ind w:firstLine="720"/>
        <w:jc w:val="both"/>
      </w:pPr>
      <w:r>
        <w:t xml:space="preserve"> [</w:t>
      </w:r>
      <w:del w:id="23" w:author="Constantin Taran" w:date="2016-07-01T19:49:00Z">
        <w:r w:rsidDel="008C5A5D">
          <w:delText>...</w:delText>
        </w:r>
      </w:del>
      <w:ins w:id="24" w:author="Constantin Taran" w:date="2016-07-01T19:49:00Z">
        <w:r w:rsidR="008C5A5D" w:rsidRPr="00B87F6B">
          <w:rPr>
            <w:i/>
            <w:lang w:val="en-US"/>
          </w:rPr>
          <w:t>http://www.conta-conta.ro/miscellaneous/887_miscellaneous_contabilitate_files%20887_.pdf</w:t>
        </w:r>
        <w:r w:rsidR="008C5A5D" w:rsidDel="000B60DD">
          <w:rPr>
            <w:lang w:val="en-US"/>
          </w:rPr>
          <w:t xml:space="preserve"> </w:t>
        </w:r>
      </w:ins>
      <w:del w:id="25" w:author="Constantin Taran" w:date="2016-07-01T19:49:00Z">
        <w:r w:rsidDel="008C5A5D">
          <w:delText xml:space="preserve"> de unde te-ai inspirat ca pe plan national </w:delText>
        </w:r>
      </w:del>
      <w:r>
        <w:t xml:space="preserve">] </w:t>
      </w:r>
      <w:r>
        <w:fldChar w:fldCharType="begin"/>
      </w:r>
      <w:r>
        <w:instrText xml:space="preserve"> REF _Ref454795143 \n \h </w:instrText>
      </w:r>
      <w:r>
        <w:fldChar w:fldCharType="separate"/>
      </w:r>
      <w:r w:rsidR="00E92C87">
        <w:t>[</w:t>
      </w:r>
      <w:ins w:id="26" w:author="Constantin Taran" w:date="2016-07-01T19:49:00Z">
        <w:r w:rsidR="008C5A5D">
          <w:t>5</w:t>
        </w:r>
      </w:ins>
      <w:del w:id="27" w:author="Constantin Taran" w:date="2016-07-01T19:49:00Z">
        <w:r w:rsidR="00E92C87" w:rsidDel="008C5A5D">
          <w:delText>4</w:delText>
        </w:r>
      </w:del>
      <w:r w:rsidR="00E92C87">
        <w:t>]</w:t>
      </w:r>
      <w:r>
        <w:fldChar w:fldCharType="end"/>
      </w:r>
      <w:r w:rsidR="001E4525" w:rsidRPr="00CE5718">
        <w:t xml:space="preserve">: </w:t>
      </w:r>
    </w:p>
    <w:p w:rsidR="001E4525" w:rsidRPr="00685A65" w:rsidRDefault="001E4525" w:rsidP="00685A65">
      <w:pPr>
        <w:pStyle w:val="ListParagraph"/>
        <w:numPr>
          <w:ilvl w:val="0"/>
          <w:numId w:val="52"/>
        </w:numPr>
        <w:tabs>
          <w:tab w:val="left" w:pos="567"/>
        </w:tabs>
        <w:jc w:val="both"/>
      </w:pPr>
      <w:r w:rsidRPr="00685A65">
        <w:rPr>
          <w:rFonts w:ascii="Times New Roman" w:hAnsi="Times New Roman"/>
          <w:i/>
          <w:sz w:val="24"/>
          <w:szCs w:val="24"/>
        </w:rPr>
        <w:t>Tex</w:t>
      </w:r>
      <w:r w:rsidR="003C00EA" w:rsidRPr="00685A65">
        <w:rPr>
          <w:rFonts w:ascii="Times New Roman" w:hAnsi="Times New Roman"/>
          <w:i/>
          <w:sz w:val="24"/>
          <w:szCs w:val="24"/>
        </w:rPr>
        <w:t>tele legislative (legi și ordonanț</w:t>
      </w:r>
      <w:r w:rsidRPr="00685A65">
        <w:rPr>
          <w:rFonts w:ascii="Times New Roman" w:hAnsi="Times New Roman"/>
          <w:i/>
          <w:sz w:val="24"/>
          <w:szCs w:val="24"/>
        </w:rPr>
        <w:t>e).</w:t>
      </w:r>
      <w:r w:rsidRPr="00685A65">
        <w:rPr>
          <w:rFonts w:ascii="Times New Roman" w:hAnsi="Times New Roman"/>
          <w:sz w:val="24"/>
          <w:szCs w:val="24"/>
        </w:rPr>
        <w:t xml:space="preserve"> Leg</w:t>
      </w:r>
      <w:r w:rsidR="003C00EA" w:rsidRPr="00685A65">
        <w:rPr>
          <w:rFonts w:ascii="Times New Roman" w:hAnsi="Times New Roman"/>
          <w:sz w:val="24"/>
          <w:szCs w:val="24"/>
        </w:rPr>
        <w:t>ile sunt adoptate de Parlament ș</w:t>
      </w:r>
      <w:r w:rsidRPr="00685A65">
        <w:rPr>
          <w:rFonts w:ascii="Times New Roman" w:hAnsi="Times New Roman"/>
          <w:sz w:val="24"/>
          <w:szCs w:val="24"/>
        </w:rPr>
        <w:t>i se referă la probleme fundamentale, î</w:t>
      </w:r>
      <w:r w:rsidR="003C00EA" w:rsidRPr="00685A65">
        <w:rPr>
          <w:rFonts w:ascii="Times New Roman" w:hAnsi="Times New Roman"/>
          <w:sz w:val="24"/>
          <w:szCs w:val="24"/>
        </w:rPr>
        <w:t>n limitele acordate de Constituție. Ordonanț</w:t>
      </w:r>
      <w:r w:rsidRPr="00685A65">
        <w:rPr>
          <w:rFonts w:ascii="Times New Roman" w:hAnsi="Times New Roman"/>
          <w:sz w:val="24"/>
          <w:szCs w:val="24"/>
        </w:rPr>
        <w:t xml:space="preserve">ele se adoptă de </w:t>
      </w:r>
      <w:r w:rsidRPr="00685A65">
        <w:rPr>
          <w:rFonts w:ascii="Times New Roman" w:hAnsi="Times New Roman"/>
          <w:sz w:val="24"/>
          <w:szCs w:val="24"/>
        </w:rPr>
        <w:lastRenderedPageBreak/>
        <w:t>către executiv, de regulă, în situa</w:t>
      </w:r>
      <w:r w:rsidR="003C00EA" w:rsidRPr="00685A65">
        <w:rPr>
          <w:rFonts w:ascii="Times New Roman" w:hAnsi="Times New Roman"/>
          <w:sz w:val="24"/>
          <w:szCs w:val="24"/>
        </w:rPr>
        <w:t>ții de urgenț</w:t>
      </w:r>
      <w:r w:rsidRPr="00685A65">
        <w:rPr>
          <w:rFonts w:ascii="Times New Roman" w:hAnsi="Times New Roman"/>
          <w:sz w:val="24"/>
          <w:szCs w:val="24"/>
        </w:rPr>
        <w:t>ă, urmând să treacă prin Parlament pentru validare.</w:t>
      </w:r>
    </w:p>
    <w:p w:rsidR="003C00EA" w:rsidRPr="00685A65" w:rsidRDefault="003C00EA" w:rsidP="00685A65">
      <w:pPr>
        <w:pStyle w:val="ListParagraph"/>
        <w:numPr>
          <w:ilvl w:val="0"/>
          <w:numId w:val="52"/>
        </w:numPr>
        <w:tabs>
          <w:tab w:val="left" w:pos="567"/>
        </w:tabs>
        <w:jc w:val="both"/>
      </w:pPr>
      <w:r w:rsidRPr="00685A65">
        <w:rPr>
          <w:rFonts w:ascii="Times New Roman" w:hAnsi="Times New Roman"/>
          <w:i/>
          <w:sz w:val="24"/>
          <w:szCs w:val="24"/>
        </w:rPr>
        <w:t>Texte de reglementare (decrete ș</w:t>
      </w:r>
      <w:r w:rsidR="001E4525" w:rsidRPr="00685A65">
        <w:rPr>
          <w:rFonts w:ascii="Times New Roman" w:hAnsi="Times New Roman"/>
          <w:i/>
          <w:sz w:val="24"/>
          <w:szCs w:val="24"/>
        </w:rPr>
        <w:t>i hotărâri)</w:t>
      </w:r>
      <w:r w:rsidR="001E4525" w:rsidRPr="00685A65">
        <w:rPr>
          <w:rFonts w:ascii="Times New Roman" w:hAnsi="Times New Roman"/>
          <w:sz w:val="24"/>
          <w:szCs w:val="24"/>
        </w:rPr>
        <w:t xml:space="preserve"> su</w:t>
      </w:r>
      <w:r w:rsidRPr="00685A65">
        <w:rPr>
          <w:rFonts w:ascii="Times New Roman" w:hAnsi="Times New Roman"/>
          <w:sz w:val="24"/>
          <w:szCs w:val="24"/>
        </w:rPr>
        <w:t>nt emise de guvern pentru situaț</w:t>
      </w:r>
      <w:r w:rsidR="001E4525" w:rsidRPr="00685A65">
        <w:rPr>
          <w:rFonts w:ascii="Times New Roman" w:hAnsi="Times New Roman"/>
          <w:sz w:val="24"/>
          <w:szCs w:val="24"/>
        </w:rPr>
        <w:t xml:space="preserve">ii specifice; </w:t>
      </w:r>
    </w:p>
    <w:p w:rsidR="001E4525" w:rsidRPr="00685A65" w:rsidRDefault="003C00EA" w:rsidP="00685A65">
      <w:pPr>
        <w:pStyle w:val="ListParagraph"/>
        <w:numPr>
          <w:ilvl w:val="0"/>
          <w:numId w:val="52"/>
        </w:numPr>
        <w:tabs>
          <w:tab w:val="left" w:pos="567"/>
        </w:tabs>
        <w:jc w:val="both"/>
      </w:pPr>
      <w:r w:rsidRPr="00685A65">
        <w:rPr>
          <w:rFonts w:ascii="Times New Roman" w:hAnsi="Times New Roman"/>
          <w:i/>
          <w:sz w:val="24"/>
          <w:szCs w:val="24"/>
        </w:rPr>
        <w:t>Elemente de jurisprudenț</w:t>
      </w:r>
      <w:r w:rsidR="001E4525" w:rsidRPr="00685A65">
        <w:rPr>
          <w:rFonts w:ascii="Times New Roman" w:hAnsi="Times New Roman"/>
          <w:i/>
          <w:sz w:val="24"/>
          <w:szCs w:val="24"/>
        </w:rPr>
        <w:t>ă (deciziile tribunalelor)</w:t>
      </w:r>
      <w:r w:rsidR="001E4525" w:rsidRPr="00685A65">
        <w:rPr>
          <w:rFonts w:ascii="Times New Roman" w:hAnsi="Times New Roman"/>
          <w:sz w:val="24"/>
          <w:szCs w:val="24"/>
        </w:rPr>
        <w:t xml:space="preserve"> au me</w:t>
      </w:r>
      <w:r w:rsidRPr="00685A65">
        <w:rPr>
          <w:rFonts w:ascii="Times New Roman" w:hAnsi="Times New Roman"/>
          <w:sz w:val="24"/>
          <w:szCs w:val="24"/>
        </w:rPr>
        <w:t>nirea de a stabili dacă dispoziț</w:t>
      </w:r>
      <w:r w:rsidR="001E4525" w:rsidRPr="00685A65">
        <w:rPr>
          <w:rFonts w:ascii="Times New Roman" w:hAnsi="Times New Roman"/>
          <w:sz w:val="24"/>
          <w:szCs w:val="24"/>
        </w:rPr>
        <w:t>iile legale au fos</w:t>
      </w:r>
      <w:r w:rsidRPr="00685A65">
        <w:rPr>
          <w:rFonts w:ascii="Times New Roman" w:hAnsi="Times New Roman"/>
          <w:sz w:val="24"/>
          <w:szCs w:val="24"/>
        </w:rPr>
        <w:t>t corect aplicate în diverse speț</w:t>
      </w:r>
      <w:r w:rsidR="001E4525" w:rsidRPr="00685A65">
        <w:rPr>
          <w:rFonts w:ascii="Times New Roman" w:hAnsi="Times New Roman"/>
          <w:sz w:val="24"/>
          <w:szCs w:val="24"/>
        </w:rPr>
        <w:t>e.</w:t>
      </w:r>
    </w:p>
    <w:p w:rsidR="001E4525" w:rsidRPr="00685A65" w:rsidRDefault="001E4525" w:rsidP="00685A65">
      <w:pPr>
        <w:pStyle w:val="ListParagraph"/>
        <w:numPr>
          <w:ilvl w:val="0"/>
          <w:numId w:val="52"/>
        </w:numPr>
        <w:tabs>
          <w:tab w:val="left" w:pos="567"/>
        </w:tabs>
        <w:jc w:val="both"/>
      </w:pPr>
      <w:r w:rsidRPr="00685A65">
        <w:rPr>
          <w:rFonts w:ascii="Times New Roman" w:hAnsi="Times New Roman"/>
          <w:i/>
          <w:sz w:val="24"/>
          <w:szCs w:val="24"/>
        </w:rPr>
        <w:t>Izvoare de doctrină (răspunsuri ministeriale, circulare administrative, alte surse)</w:t>
      </w:r>
      <w:r w:rsidRPr="00685A65">
        <w:rPr>
          <w:rFonts w:ascii="Times New Roman" w:hAnsi="Times New Roman"/>
          <w:sz w:val="24"/>
          <w:szCs w:val="24"/>
        </w:rPr>
        <w:t xml:space="preserve"> se constituie</w:t>
      </w:r>
      <w:r w:rsidR="003C00EA" w:rsidRPr="00685A65">
        <w:rPr>
          <w:rFonts w:ascii="Times New Roman" w:hAnsi="Times New Roman"/>
          <w:sz w:val="24"/>
          <w:szCs w:val="24"/>
        </w:rPr>
        <w:t xml:space="preserve"> din ansamblul interpretărilor și avizelor referitoare la situaț</w:t>
      </w:r>
      <w:r w:rsidRPr="00685A65">
        <w:rPr>
          <w:rFonts w:ascii="Times New Roman" w:hAnsi="Times New Roman"/>
          <w:sz w:val="24"/>
          <w:szCs w:val="24"/>
        </w:rPr>
        <w:t>ii asu</w:t>
      </w:r>
      <w:r w:rsidR="003C00EA" w:rsidRPr="00685A65">
        <w:rPr>
          <w:rFonts w:ascii="Times New Roman" w:hAnsi="Times New Roman"/>
          <w:sz w:val="24"/>
          <w:szCs w:val="24"/>
        </w:rPr>
        <w:t>pra cărora textele legislative ș</w:t>
      </w:r>
      <w:r w:rsidRPr="00685A65">
        <w:rPr>
          <w:rFonts w:ascii="Times New Roman" w:hAnsi="Times New Roman"/>
          <w:sz w:val="24"/>
          <w:szCs w:val="24"/>
        </w:rPr>
        <w:t>i de reglementare nu au făcut precizări. După 1989, procesul de</w:t>
      </w:r>
      <w:r w:rsidR="003C00EA" w:rsidRPr="00685A65">
        <w:rPr>
          <w:rFonts w:ascii="Times New Roman" w:hAnsi="Times New Roman"/>
          <w:sz w:val="24"/>
          <w:szCs w:val="24"/>
        </w:rPr>
        <w:t xml:space="preserve"> tranziție spre economia de piaț</w:t>
      </w:r>
      <w:r w:rsidRPr="00685A65">
        <w:rPr>
          <w:rFonts w:ascii="Times New Roman" w:hAnsi="Times New Roman"/>
          <w:sz w:val="24"/>
          <w:szCs w:val="24"/>
        </w:rPr>
        <w:t>ă a impus trecerea la un sistem n</w:t>
      </w:r>
      <w:r w:rsidR="003C00EA" w:rsidRPr="00685A65">
        <w:rPr>
          <w:rFonts w:ascii="Times New Roman" w:hAnsi="Times New Roman"/>
          <w:sz w:val="24"/>
          <w:szCs w:val="24"/>
        </w:rPr>
        <w:t>ou, modern, adaptat la necesitățile de evidență ș</w:t>
      </w:r>
      <w:r w:rsidRPr="00685A65">
        <w:rPr>
          <w:rFonts w:ascii="Times New Roman" w:hAnsi="Times New Roman"/>
          <w:sz w:val="24"/>
          <w:szCs w:val="24"/>
        </w:rPr>
        <w:t xml:space="preserve">i raportare actuale. </w:t>
      </w:r>
    </w:p>
    <w:p w:rsidR="00D04CE6" w:rsidRDefault="00D04CE6" w:rsidP="001E4525">
      <w:pPr>
        <w:jc w:val="both"/>
      </w:pPr>
    </w:p>
    <w:p w:rsidR="001E4525" w:rsidRPr="00CE5718" w:rsidRDefault="003C00EA" w:rsidP="00685A65">
      <w:pPr>
        <w:ind w:firstLine="720"/>
        <w:jc w:val="both"/>
      </w:pPr>
      <w:r>
        <w:t>Deși marea majoritate a unităț</w:t>
      </w:r>
      <w:r w:rsidR="001E4525" w:rsidRPr="00CE5718">
        <w:t>ilor patrimoniale din România organizează contabilitatea în partidă dublă, sun</w:t>
      </w:r>
      <w:r w:rsidR="00FE0CE5">
        <w:t>t situații în care legea permite ț</w:t>
      </w:r>
      <w:r w:rsidR="001E4525" w:rsidRPr="00CE5718">
        <w:t>inerea ei în partidă simplă. Astfel, co</w:t>
      </w:r>
      <w:r w:rsidR="00FE0CE5">
        <w:t>nsiliile locale comunale, unitățile de cult, asociațiile de proprietari, asociațiile ș</w:t>
      </w:r>
      <w:r w:rsidR="001E4525" w:rsidRPr="00CE5718">
        <w:t>i persoa</w:t>
      </w:r>
      <w:r w:rsidR="00FE0CE5">
        <w:t>nele fizice autorizate să desfășoare activități independente pot ț</w:t>
      </w:r>
      <w:r w:rsidR="001E4525" w:rsidRPr="00CE5718">
        <w:t>ine contabilitatea în partidă simplă (cu aj</w:t>
      </w:r>
      <w:r w:rsidR="00FE0CE5">
        <w:t>utorul unui jurnal de încasări și plăț</w:t>
      </w:r>
      <w:r w:rsidR="001E4525" w:rsidRPr="00CE5718">
        <w:t xml:space="preserve">i). </w:t>
      </w:r>
    </w:p>
    <w:p w:rsidR="001E4525" w:rsidRPr="00CE5718" w:rsidRDefault="00D04CE6" w:rsidP="001E4525">
      <w:pPr>
        <w:jc w:val="both"/>
      </w:pPr>
      <w:r>
        <w:rPr>
          <w:i/>
        </w:rPr>
        <w:tab/>
      </w:r>
      <w:r w:rsidR="001E4525" w:rsidRPr="00CE5718">
        <w:rPr>
          <w:i/>
        </w:rPr>
        <w:t>Contabilii</w:t>
      </w:r>
      <w:r w:rsidR="00FE0CE5">
        <w:t xml:space="preserve"> îș</w:t>
      </w:r>
      <w:r w:rsidR="001E4525" w:rsidRPr="00CE5718">
        <w:t xml:space="preserve">i pot exercita </w:t>
      </w:r>
      <w:r w:rsidR="00FE0CE5">
        <w:t>profesia în calitate de salariaț</w:t>
      </w:r>
      <w:r w:rsidR="001E4525" w:rsidRPr="00CE5718">
        <w:t>i ai unei întreprinderi (în baza unor c</w:t>
      </w:r>
      <w:r w:rsidR="00FE0CE5">
        <w:t>ontracte de muncă) sau ca experți independenț</w:t>
      </w:r>
      <w:r w:rsidR="001E4525" w:rsidRPr="00CE5718">
        <w:t>i (în baza unor contracte de prestări de servicii</w:t>
      </w:r>
      <w:r w:rsidR="00FE0CE5">
        <w:t xml:space="preserve"> cu clienț</w:t>
      </w:r>
      <w:r w:rsidR="001E4525" w:rsidRPr="00CE5718">
        <w:t xml:space="preserve">ii lor). </w:t>
      </w:r>
    </w:p>
    <w:p w:rsidR="001E4525" w:rsidRPr="00CE5718" w:rsidRDefault="00D04CE6" w:rsidP="001E4525">
      <w:pPr>
        <w:jc w:val="both"/>
      </w:pPr>
      <w:r>
        <w:rPr>
          <w:i/>
        </w:rPr>
        <w:tab/>
      </w:r>
      <w:r w:rsidR="00FE0CE5">
        <w:rPr>
          <w:i/>
        </w:rPr>
        <w:t>Experții contabili și contabilii autorizaț</w:t>
      </w:r>
      <w:r w:rsidR="001E4525" w:rsidRPr="00CE5718">
        <w:rPr>
          <w:i/>
        </w:rPr>
        <w:t>i (persoane fizice sau juridice)</w:t>
      </w:r>
      <w:r w:rsidR="00FE0CE5">
        <w:t xml:space="preserve"> pot ț</w:t>
      </w:r>
      <w:r w:rsidR="001E4525" w:rsidRPr="00CE5718">
        <w:t xml:space="preserve">ine contabilitatea unei întreprinderi, pe baza unui contract de prestări de servicii, fiind responsabili pentru </w:t>
      </w:r>
      <w:r w:rsidR="00FE0CE5">
        <w:t>ținerea contabilităț</w:t>
      </w:r>
      <w:r w:rsidR="001E4525" w:rsidRPr="00CE5718">
        <w:t>ii în conformitate cu pr</w:t>
      </w:r>
      <w:r w:rsidR="00FE0CE5">
        <w:t>evederile legii.  În situaț</w:t>
      </w:r>
      <w:r w:rsidR="001E4525" w:rsidRPr="00CE5718">
        <w:t>ia în care m</w:t>
      </w:r>
      <w:r w:rsidR="00FE0CE5">
        <w:t>anagerii au nevoie de consultanță în ceea ce privește calculul impozitelor ș</w:t>
      </w:r>
      <w:r w:rsidR="001E4525" w:rsidRPr="00CE5718">
        <w:t>i taxelor, ei pot apela la consiliere de spe</w:t>
      </w:r>
      <w:r w:rsidR="00FE0CE5">
        <w:t>cialitate, din partea consultanț</w:t>
      </w:r>
      <w:r w:rsidR="001E4525" w:rsidRPr="00CE5718">
        <w:t>ilor fisca</w:t>
      </w:r>
      <w:r w:rsidR="00FE0CE5">
        <w:t>li, membri ai Camerei Consultanț</w:t>
      </w:r>
      <w:r w:rsidR="001E4525" w:rsidRPr="00CE5718">
        <w:t>ilor Fiscali. Uneori, managerii pot apela la servicii de evaluare (</w:t>
      </w:r>
      <w:r w:rsidR="00FE0CE5">
        <w:t>a întreprinderilor, a proprietăț</w:t>
      </w:r>
      <w:r w:rsidR="001E4525" w:rsidRPr="00CE5718">
        <w:t>ilor imobiliare, a bunurilor mobile, a activelor financiare)</w:t>
      </w:r>
      <w:r w:rsidR="00FE0CE5">
        <w:t>, pentru care apelează la experți autorizaț</w:t>
      </w:r>
      <w:r w:rsidR="001E4525" w:rsidRPr="00CE5718">
        <w:t>i, membrii ai C.E.C.</w:t>
      </w:r>
      <w:r w:rsidR="00FE0CE5">
        <w:t>C.A.R. sau A.N.E.V.A.R. (Asociația Naț</w:t>
      </w:r>
      <w:r w:rsidR="001E4525" w:rsidRPr="00CE5718">
        <w:t xml:space="preserve">ională a Evaluatorilor din România).   </w:t>
      </w:r>
    </w:p>
    <w:p w:rsidR="00D04CE6" w:rsidRDefault="00D04CE6" w:rsidP="001E4525">
      <w:pPr>
        <w:jc w:val="both"/>
      </w:pPr>
      <w:r>
        <w:tab/>
      </w:r>
    </w:p>
    <w:p w:rsidR="001E4525" w:rsidRPr="00CE5718" w:rsidRDefault="00FE0CE5" w:rsidP="001E4525">
      <w:pPr>
        <w:jc w:val="both"/>
      </w:pPr>
      <w:r>
        <w:t>Procedeele metodei contabilităț</w:t>
      </w:r>
      <w:r w:rsidR="001E4525" w:rsidRPr="00CE5718">
        <w:t>ii se clasific</w:t>
      </w:r>
      <w:r w:rsidR="00D04CE6">
        <w:t>ă</w:t>
      </w:r>
      <w:r w:rsidR="001E4525" w:rsidRPr="00CE5718">
        <w:t xml:space="preserve"> în: </w:t>
      </w:r>
    </w:p>
    <w:p w:rsidR="001E4525" w:rsidRPr="00685A65" w:rsidRDefault="00FE0CE5" w:rsidP="00685A65">
      <w:pPr>
        <w:pStyle w:val="ListParagraph"/>
        <w:numPr>
          <w:ilvl w:val="1"/>
          <w:numId w:val="53"/>
        </w:numPr>
        <w:jc w:val="both"/>
      </w:pPr>
      <w:r w:rsidRPr="00685A65">
        <w:rPr>
          <w:rFonts w:ascii="Times New Roman" w:hAnsi="Times New Roman"/>
          <w:sz w:val="24"/>
          <w:szCs w:val="24"/>
        </w:rPr>
        <w:t>procedee comune tuturor științ</w:t>
      </w:r>
      <w:r w:rsidR="001E4525" w:rsidRPr="00685A65">
        <w:rPr>
          <w:rFonts w:ascii="Times New Roman" w:hAnsi="Times New Roman"/>
          <w:sz w:val="24"/>
          <w:szCs w:val="24"/>
        </w:rPr>
        <w:t>elor;</w:t>
      </w:r>
    </w:p>
    <w:p w:rsidR="001E4525" w:rsidRPr="00685A65" w:rsidRDefault="001E4525" w:rsidP="00685A65">
      <w:pPr>
        <w:pStyle w:val="ListParagraph"/>
        <w:numPr>
          <w:ilvl w:val="1"/>
          <w:numId w:val="53"/>
        </w:numPr>
        <w:jc w:val="both"/>
      </w:pPr>
      <w:r w:rsidRPr="00685A65">
        <w:rPr>
          <w:rFonts w:ascii="Times New Roman" w:hAnsi="Times New Roman"/>
          <w:sz w:val="24"/>
          <w:szCs w:val="24"/>
        </w:rPr>
        <w:t>procede</w:t>
      </w:r>
      <w:r w:rsidR="00FE0CE5" w:rsidRPr="00685A65">
        <w:rPr>
          <w:rFonts w:ascii="Times New Roman" w:hAnsi="Times New Roman"/>
          <w:sz w:val="24"/>
          <w:szCs w:val="24"/>
        </w:rPr>
        <w:t>e specifice metodei contabilităț</w:t>
      </w:r>
      <w:r w:rsidRPr="00685A65">
        <w:rPr>
          <w:rFonts w:ascii="Times New Roman" w:hAnsi="Times New Roman"/>
          <w:sz w:val="24"/>
          <w:szCs w:val="24"/>
        </w:rPr>
        <w:t>ii;</w:t>
      </w:r>
    </w:p>
    <w:p w:rsidR="001E4525" w:rsidRPr="00685A65" w:rsidRDefault="001E4525" w:rsidP="00685A65">
      <w:pPr>
        <w:pStyle w:val="ListParagraph"/>
        <w:numPr>
          <w:ilvl w:val="1"/>
          <w:numId w:val="53"/>
        </w:numPr>
        <w:jc w:val="both"/>
      </w:pPr>
      <w:r w:rsidRPr="00685A65">
        <w:rPr>
          <w:rFonts w:ascii="Times New Roman" w:hAnsi="Times New Roman"/>
          <w:sz w:val="24"/>
          <w:szCs w:val="24"/>
        </w:rPr>
        <w:t>pr</w:t>
      </w:r>
      <w:r w:rsidR="00FE0CE5" w:rsidRPr="00685A65">
        <w:rPr>
          <w:rFonts w:ascii="Times New Roman" w:hAnsi="Times New Roman"/>
          <w:sz w:val="24"/>
          <w:szCs w:val="24"/>
        </w:rPr>
        <w:t>ocedee ale metodei contabilități</w:t>
      </w:r>
      <w:r w:rsidRPr="00685A65">
        <w:rPr>
          <w:rFonts w:ascii="Times New Roman" w:hAnsi="Times New Roman"/>
          <w:sz w:val="24"/>
          <w:szCs w:val="24"/>
        </w:rPr>
        <w:t xml:space="preserve">i, utilizate </w:t>
      </w:r>
      <w:r w:rsidR="00FE0CE5" w:rsidRPr="00685A65">
        <w:rPr>
          <w:rFonts w:ascii="Times New Roman" w:hAnsi="Times New Roman"/>
          <w:sz w:val="24"/>
          <w:szCs w:val="24"/>
        </w:rPr>
        <w:t>ș</w:t>
      </w:r>
      <w:r w:rsidRPr="00685A65">
        <w:rPr>
          <w:rFonts w:ascii="Times New Roman" w:hAnsi="Times New Roman"/>
          <w:sz w:val="24"/>
          <w:szCs w:val="24"/>
        </w:rPr>
        <w:t xml:space="preserve">i de alte discipline economice.  </w:t>
      </w:r>
    </w:p>
    <w:p w:rsidR="00844D75" w:rsidRPr="00CE5718" w:rsidRDefault="00844D75" w:rsidP="001E4525">
      <w:pPr>
        <w:jc w:val="both"/>
      </w:pPr>
    </w:p>
    <w:p w:rsidR="001E4525" w:rsidRPr="00CE5718" w:rsidRDefault="001E4525" w:rsidP="00B91FCC">
      <w:pPr>
        <w:pStyle w:val="ListParagraph"/>
        <w:numPr>
          <w:ilvl w:val="0"/>
          <w:numId w:val="3"/>
        </w:numPr>
        <w:jc w:val="both"/>
        <w:rPr>
          <w:rFonts w:ascii="Times New Roman" w:hAnsi="Times New Roman"/>
          <w:sz w:val="24"/>
          <w:szCs w:val="24"/>
        </w:rPr>
      </w:pPr>
      <w:r w:rsidRPr="00CE5718">
        <w:rPr>
          <w:rFonts w:ascii="Times New Roman" w:hAnsi="Times New Roman"/>
          <w:i/>
          <w:sz w:val="24"/>
          <w:szCs w:val="24"/>
        </w:rPr>
        <w:t>Procedee comun</w:t>
      </w:r>
      <w:r w:rsidR="004475CA">
        <w:rPr>
          <w:rFonts w:ascii="Times New Roman" w:hAnsi="Times New Roman"/>
          <w:i/>
          <w:sz w:val="24"/>
          <w:szCs w:val="24"/>
        </w:rPr>
        <w:t>e tuturor științ</w:t>
      </w:r>
      <w:r w:rsidRPr="00CE5718">
        <w:rPr>
          <w:rFonts w:ascii="Times New Roman" w:hAnsi="Times New Roman"/>
          <w:i/>
          <w:sz w:val="24"/>
          <w:szCs w:val="24"/>
        </w:rPr>
        <w:t>elor</w:t>
      </w:r>
      <w:r w:rsidRPr="00CE5718">
        <w:rPr>
          <w:rFonts w:ascii="Times New Roman" w:hAnsi="Times New Roman"/>
          <w:sz w:val="24"/>
          <w:szCs w:val="24"/>
        </w:rPr>
        <w:t>:</w:t>
      </w:r>
    </w:p>
    <w:p w:rsidR="001E4525" w:rsidRPr="00CE5718" w:rsidRDefault="004475CA" w:rsidP="00685A65">
      <w:pPr>
        <w:numPr>
          <w:ilvl w:val="0"/>
          <w:numId w:val="25"/>
        </w:numPr>
        <w:tabs>
          <w:tab w:val="left" w:pos="284"/>
        </w:tabs>
        <w:ind w:left="426"/>
        <w:jc w:val="both"/>
      </w:pPr>
      <w:r>
        <w:rPr>
          <w:i/>
        </w:rPr>
        <w:t>Observaț</w:t>
      </w:r>
      <w:r w:rsidR="001E4525" w:rsidRPr="00CE5718">
        <w:rPr>
          <w:i/>
        </w:rPr>
        <w:t>ia</w:t>
      </w:r>
      <w:r w:rsidR="001E4525" w:rsidRPr="00CE5718">
        <w:t xml:space="preserve"> este prima etapă în cercetare</w:t>
      </w:r>
      <w:r>
        <w:t>, în orice știință. În contabilitate ea serveș</w:t>
      </w:r>
      <w:r w:rsidR="001E4525" w:rsidRPr="00CE5718">
        <w:t>te la extragerea din documente</w:t>
      </w:r>
      <w:r>
        <w:t>le justificative a fenomenelor ș</w:t>
      </w:r>
      <w:r w:rsidR="001E4525" w:rsidRPr="00CE5718">
        <w:t xml:space="preserve">i proceselor economice care au avut loc în timp. </w:t>
      </w:r>
    </w:p>
    <w:p w:rsidR="001E4525" w:rsidRPr="00CE5718" w:rsidRDefault="004475CA" w:rsidP="00685A65">
      <w:pPr>
        <w:numPr>
          <w:ilvl w:val="0"/>
          <w:numId w:val="25"/>
        </w:numPr>
        <w:tabs>
          <w:tab w:val="left" w:pos="284"/>
        </w:tabs>
        <w:ind w:left="426"/>
        <w:jc w:val="both"/>
      </w:pPr>
      <w:r>
        <w:rPr>
          <w:i/>
        </w:rPr>
        <w:t>Raț</w:t>
      </w:r>
      <w:r w:rsidR="001E4525" w:rsidRPr="00CE5718">
        <w:rPr>
          <w:i/>
        </w:rPr>
        <w:t>ionamentul</w:t>
      </w:r>
      <w:r>
        <w:t xml:space="preserve"> folosește judecăț</w:t>
      </w:r>
      <w:r w:rsidR="001E4525" w:rsidRPr="00CE5718">
        <w:t>ile logice pentru a ajunge la anumite</w:t>
      </w:r>
      <w:r>
        <w:t xml:space="preserve"> concluzii, pornind de la operaț</w:t>
      </w:r>
      <w:r w:rsidR="001E4525" w:rsidRPr="00CE5718">
        <w:t xml:space="preserve">iile economice reflectate în contabilitate. </w:t>
      </w:r>
    </w:p>
    <w:p w:rsidR="001E4525" w:rsidRPr="00CE5718" w:rsidRDefault="004475CA" w:rsidP="00685A65">
      <w:pPr>
        <w:numPr>
          <w:ilvl w:val="0"/>
          <w:numId w:val="25"/>
        </w:numPr>
        <w:tabs>
          <w:tab w:val="left" w:pos="284"/>
        </w:tabs>
        <w:ind w:left="426"/>
        <w:jc w:val="both"/>
      </w:pPr>
      <w:r>
        <w:rPr>
          <w:i/>
        </w:rPr>
        <w:t>Comparaț</w:t>
      </w:r>
      <w:r w:rsidR="001E4525" w:rsidRPr="00CE5718">
        <w:rPr>
          <w:i/>
        </w:rPr>
        <w:t>ia</w:t>
      </w:r>
      <w:r w:rsidR="001E4525" w:rsidRPr="00CE5718">
        <w:t xml:space="preserve"> constă în alăturarea a două sau mai multe elemente</w:t>
      </w:r>
      <w:r>
        <w:t xml:space="preserve"> înregistrate în contabilitate ș</w:t>
      </w:r>
      <w:r w:rsidR="001E4525" w:rsidRPr="00CE5718">
        <w:t>i sesizarea asemănărilor sau deosebirilor dintre ele, servind astfe</w:t>
      </w:r>
      <w:r>
        <w:t>l la stabilirea unor concluzii ș</w:t>
      </w:r>
      <w:r w:rsidR="001E4525" w:rsidRPr="00CE5718">
        <w:t xml:space="preserve">i decizii pentru viitor. </w:t>
      </w:r>
    </w:p>
    <w:p w:rsidR="001E4525" w:rsidRPr="00CE5718" w:rsidRDefault="001E4525" w:rsidP="00685A65">
      <w:pPr>
        <w:numPr>
          <w:ilvl w:val="0"/>
          <w:numId w:val="25"/>
        </w:numPr>
        <w:tabs>
          <w:tab w:val="left" w:pos="284"/>
        </w:tabs>
        <w:ind w:left="426"/>
        <w:jc w:val="both"/>
      </w:pPr>
      <w:r w:rsidRPr="00CE5718">
        <w:rPr>
          <w:i/>
        </w:rPr>
        <w:t>Clasificarea</w:t>
      </w:r>
      <w:r w:rsidR="004475CA">
        <w:t xml:space="preserve"> este operația de sortare ș</w:t>
      </w:r>
      <w:r w:rsidRPr="00CE5718">
        <w:t>i repartizare pe clase sau</w:t>
      </w:r>
      <w:r w:rsidR="004475CA">
        <w:t xml:space="preserve"> într-o anumită ordine, a operațiilor economice ș</w:t>
      </w:r>
      <w:r w:rsidRPr="00CE5718">
        <w:t xml:space="preserve">i financiare. </w:t>
      </w:r>
    </w:p>
    <w:p w:rsidR="001E4525" w:rsidRPr="00CE5718" w:rsidRDefault="001E4525" w:rsidP="00685A65">
      <w:pPr>
        <w:numPr>
          <w:ilvl w:val="0"/>
          <w:numId w:val="25"/>
        </w:numPr>
        <w:tabs>
          <w:tab w:val="left" w:pos="284"/>
        </w:tabs>
        <w:ind w:left="426"/>
        <w:jc w:val="both"/>
      </w:pPr>
      <w:r w:rsidRPr="00CE5718">
        <w:rPr>
          <w:i/>
        </w:rPr>
        <w:t>Analiza</w:t>
      </w:r>
      <w:r w:rsidR="004475CA">
        <w:t xml:space="preserve"> presupune cerc</w:t>
      </w:r>
      <w:r w:rsidRPr="00CE5718">
        <w:t xml:space="preserve">etarea în adâncime a unui fenomen, cu studierea sistematică a fiecărui element component în parte. </w:t>
      </w:r>
    </w:p>
    <w:p w:rsidR="001E4525" w:rsidRDefault="001E4525" w:rsidP="00685A65">
      <w:pPr>
        <w:numPr>
          <w:ilvl w:val="0"/>
          <w:numId w:val="25"/>
        </w:numPr>
        <w:tabs>
          <w:tab w:val="left" w:pos="284"/>
        </w:tabs>
        <w:ind w:left="426"/>
        <w:jc w:val="both"/>
      </w:pPr>
      <w:r w:rsidRPr="00CE5718">
        <w:rPr>
          <w:i/>
        </w:rPr>
        <w:lastRenderedPageBreak/>
        <w:t>Sinteza</w:t>
      </w:r>
      <w:r w:rsidRPr="00CE5718">
        <w:t xml:space="preserve"> este procedeul prin care se realizează trecerea de la particular la general, de la si</w:t>
      </w:r>
      <w:r w:rsidR="004475CA">
        <w:t>mplu la complex. Sinteza foloseș</w:t>
      </w:r>
      <w:r w:rsidRPr="00CE5718">
        <w:t xml:space="preserve">te la centralizarea </w:t>
      </w:r>
      <w:r w:rsidR="004475CA">
        <w:t>datelor contabile în vederea obț</w:t>
      </w:r>
      <w:r w:rsidRPr="00CE5718">
        <w:t xml:space="preserve">inerii unor concluzii corecte. </w:t>
      </w:r>
    </w:p>
    <w:p w:rsidR="00844D75" w:rsidRDefault="00844D75" w:rsidP="001E4525">
      <w:pPr>
        <w:jc w:val="both"/>
      </w:pPr>
    </w:p>
    <w:p w:rsidR="00DA751B" w:rsidRDefault="00DA751B" w:rsidP="001E4525">
      <w:pPr>
        <w:jc w:val="both"/>
      </w:pPr>
    </w:p>
    <w:p w:rsidR="00DA751B" w:rsidRPr="00CE5718" w:rsidRDefault="00DA751B" w:rsidP="001E4525">
      <w:pPr>
        <w:jc w:val="both"/>
      </w:pPr>
    </w:p>
    <w:p w:rsidR="001E4525" w:rsidRPr="00CE5718" w:rsidRDefault="001E4525" w:rsidP="00B91FCC">
      <w:pPr>
        <w:pStyle w:val="ListParagraph"/>
        <w:numPr>
          <w:ilvl w:val="0"/>
          <w:numId w:val="3"/>
        </w:numPr>
        <w:jc w:val="both"/>
        <w:rPr>
          <w:rFonts w:ascii="Times New Roman" w:hAnsi="Times New Roman"/>
          <w:sz w:val="24"/>
          <w:szCs w:val="24"/>
        </w:rPr>
      </w:pPr>
      <w:r w:rsidRPr="00CE5718">
        <w:rPr>
          <w:rFonts w:ascii="Times New Roman" w:hAnsi="Times New Roman"/>
          <w:i/>
          <w:sz w:val="24"/>
          <w:szCs w:val="24"/>
        </w:rPr>
        <w:t>Procede</w:t>
      </w:r>
      <w:r w:rsidR="004475CA">
        <w:rPr>
          <w:rFonts w:ascii="Times New Roman" w:hAnsi="Times New Roman"/>
          <w:i/>
          <w:sz w:val="24"/>
          <w:szCs w:val="24"/>
        </w:rPr>
        <w:t>e specifice metodei contabilităț</w:t>
      </w:r>
      <w:r w:rsidRPr="00CE5718">
        <w:rPr>
          <w:rFonts w:ascii="Times New Roman" w:hAnsi="Times New Roman"/>
          <w:i/>
          <w:sz w:val="24"/>
          <w:szCs w:val="24"/>
        </w:rPr>
        <w:t>ii</w:t>
      </w:r>
      <w:r w:rsidRPr="00CE5718">
        <w:rPr>
          <w:rFonts w:ascii="Times New Roman" w:hAnsi="Times New Roman"/>
          <w:sz w:val="24"/>
          <w:szCs w:val="24"/>
        </w:rPr>
        <w:t xml:space="preserve">: </w:t>
      </w:r>
    </w:p>
    <w:p w:rsidR="001E4525" w:rsidRPr="00685A65" w:rsidRDefault="001E4525" w:rsidP="00685A65">
      <w:pPr>
        <w:pStyle w:val="ListParagraph"/>
        <w:numPr>
          <w:ilvl w:val="0"/>
          <w:numId w:val="54"/>
        </w:numPr>
        <w:tabs>
          <w:tab w:val="left" w:pos="567"/>
        </w:tabs>
        <w:jc w:val="both"/>
      </w:pPr>
      <w:del w:id="28" w:author="Constantin Taran" w:date="2016-07-01T19:55:00Z">
        <w:r w:rsidRPr="00685A65" w:rsidDel="008C5A5D">
          <w:rPr>
            <w:rFonts w:ascii="Times New Roman" w:hAnsi="Times New Roman"/>
            <w:sz w:val="24"/>
            <w:szCs w:val="24"/>
          </w:rPr>
          <w:delText>„</w:delText>
        </w:r>
      </w:del>
      <w:r w:rsidR="004475CA" w:rsidRPr="00685A65">
        <w:rPr>
          <w:rFonts w:ascii="Times New Roman" w:hAnsi="Times New Roman"/>
          <w:i/>
          <w:sz w:val="24"/>
          <w:szCs w:val="24"/>
        </w:rPr>
        <w:t>Bilanț</w:t>
      </w:r>
      <w:r w:rsidRPr="00685A65">
        <w:rPr>
          <w:rFonts w:ascii="Times New Roman" w:hAnsi="Times New Roman"/>
          <w:i/>
          <w:sz w:val="24"/>
          <w:szCs w:val="24"/>
        </w:rPr>
        <w:t>ul</w:t>
      </w:r>
      <w:r w:rsidRPr="00685A65">
        <w:rPr>
          <w:rFonts w:ascii="Times New Roman" w:hAnsi="Times New Roman"/>
          <w:sz w:val="24"/>
          <w:szCs w:val="24"/>
        </w:rPr>
        <w:t xml:space="preserve"> este un procedeu </w:t>
      </w:r>
      <w:del w:id="29" w:author="Constantin Taran" w:date="2016-07-01T19:45:00Z">
        <w:r w:rsidRPr="00685A65" w:rsidDel="00500FE4">
          <w:rPr>
            <w:rFonts w:ascii="Times New Roman" w:hAnsi="Times New Roman"/>
            <w:sz w:val="24"/>
            <w:szCs w:val="24"/>
          </w:rPr>
          <w:delText>repre</w:delText>
        </w:r>
        <w:r w:rsidR="004475CA" w:rsidRPr="00685A65" w:rsidDel="00500FE4">
          <w:rPr>
            <w:rFonts w:ascii="Times New Roman" w:hAnsi="Times New Roman"/>
            <w:sz w:val="24"/>
            <w:szCs w:val="24"/>
          </w:rPr>
          <w:delText>zentativ al metodei contabilităț</w:delText>
        </w:r>
        <w:r w:rsidRPr="00685A65" w:rsidDel="00500FE4">
          <w:rPr>
            <w:rFonts w:ascii="Times New Roman" w:hAnsi="Times New Roman"/>
            <w:sz w:val="24"/>
            <w:szCs w:val="24"/>
          </w:rPr>
          <w:delText>ii”</w:delText>
        </w:r>
        <w:r w:rsidR="00844D75" w:rsidRPr="00685A65" w:rsidDel="00500FE4">
          <w:rPr>
            <w:rStyle w:val="FootnoteReference"/>
            <w:rFonts w:ascii="Times New Roman" w:hAnsi="Times New Roman"/>
            <w:sz w:val="24"/>
            <w:szCs w:val="24"/>
          </w:rPr>
          <w:footnoteReference w:id="1"/>
        </w:r>
        <w:r w:rsidR="00844D75" w:rsidRPr="00685A65" w:rsidDel="00500FE4">
          <w:rPr>
            <w:rFonts w:ascii="Times New Roman" w:hAnsi="Times New Roman"/>
            <w:sz w:val="24"/>
            <w:szCs w:val="24"/>
          </w:rPr>
          <w:delText>...aici daca ai pus ghilimele trebuie s</w:delText>
        </w:r>
      </w:del>
      <w:del w:id="32" w:author="Constantin Taran" w:date="2016-07-01T19:44:00Z">
        <w:r w:rsidR="00844D75" w:rsidRPr="00685A65" w:rsidDel="00500FE4">
          <w:rPr>
            <w:rFonts w:ascii="Times New Roman" w:hAnsi="Times New Roman"/>
            <w:sz w:val="24"/>
            <w:szCs w:val="24"/>
          </w:rPr>
          <w:delText>a</w:delText>
        </w:r>
      </w:del>
      <w:del w:id="33" w:author="Constantin Taran" w:date="2016-07-01T19:45:00Z">
        <w:r w:rsidR="00844D75" w:rsidRPr="00685A65" w:rsidDel="00500FE4">
          <w:rPr>
            <w:rFonts w:ascii="Times New Roman" w:hAnsi="Times New Roman"/>
            <w:sz w:val="24"/>
            <w:szCs w:val="24"/>
          </w:rPr>
          <w:delText xml:space="preserve">ă specifici de unde si luat citatul </w:delText>
        </w:r>
        <w:r w:rsidR="00844D75" w:rsidRPr="00685A65" w:rsidDel="00500FE4">
          <w:rPr>
            <w:rFonts w:ascii="Times New Roman" w:hAnsi="Times New Roman"/>
            <w:sz w:val="24"/>
            <w:szCs w:val="24"/>
            <w:lang w:val="en-US"/>
          </w:rPr>
          <w:delText>[…] asa sau cu nota de subsol</w:delText>
        </w:r>
        <w:r w:rsidRPr="00685A65" w:rsidDel="00500FE4">
          <w:rPr>
            <w:rFonts w:ascii="Times New Roman" w:hAnsi="Times New Roman"/>
            <w:sz w:val="24"/>
            <w:szCs w:val="24"/>
          </w:rPr>
          <w:delText xml:space="preserve">, </w:delText>
        </w:r>
        <w:r w:rsidR="004475CA" w:rsidRPr="00685A65" w:rsidDel="00500FE4">
          <w:rPr>
            <w:rFonts w:ascii="Times New Roman" w:hAnsi="Times New Roman"/>
            <w:sz w:val="24"/>
            <w:szCs w:val="24"/>
          </w:rPr>
          <w:delText>procedeu</w:delText>
        </w:r>
      </w:del>
      <w:r w:rsidR="004475CA" w:rsidRPr="00685A65">
        <w:rPr>
          <w:rFonts w:ascii="Times New Roman" w:hAnsi="Times New Roman"/>
          <w:sz w:val="24"/>
          <w:szCs w:val="24"/>
        </w:rPr>
        <w:t xml:space="preserve"> al metodei contabilităț</w:t>
      </w:r>
      <w:r w:rsidRPr="00685A65">
        <w:rPr>
          <w:rFonts w:ascii="Times New Roman" w:hAnsi="Times New Roman"/>
          <w:sz w:val="24"/>
          <w:szCs w:val="24"/>
        </w:rPr>
        <w:t>ii, servind la centralizarea date</w:t>
      </w:r>
      <w:r w:rsidR="004475CA" w:rsidRPr="00685A65">
        <w:rPr>
          <w:rFonts w:ascii="Times New Roman" w:hAnsi="Times New Roman"/>
          <w:sz w:val="24"/>
          <w:szCs w:val="24"/>
        </w:rPr>
        <w:t>lor din contabilitatea curentă ș</w:t>
      </w:r>
      <w:r w:rsidRPr="00685A65">
        <w:rPr>
          <w:rFonts w:ascii="Times New Roman" w:hAnsi="Times New Roman"/>
          <w:sz w:val="24"/>
          <w:szCs w:val="24"/>
        </w:rPr>
        <w:t>i reflectând în expresie valorică patrimoniul, sub dublu aspect (activ/pasiv) la un anumit moment dat, conform principiului dublei repreze</w:t>
      </w:r>
      <w:r w:rsidR="004475CA" w:rsidRPr="00685A65">
        <w:rPr>
          <w:rFonts w:ascii="Times New Roman" w:hAnsi="Times New Roman"/>
          <w:sz w:val="24"/>
          <w:szCs w:val="24"/>
        </w:rPr>
        <w:t>ntări. În forma completă, bilanț</w:t>
      </w:r>
      <w:r w:rsidRPr="00685A65">
        <w:rPr>
          <w:rFonts w:ascii="Times New Roman" w:hAnsi="Times New Roman"/>
          <w:sz w:val="24"/>
          <w:szCs w:val="24"/>
        </w:rPr>
        <w:t>ul este documentul de sinteză care oferă o</w:t>
      </w:r>
      <w:r w:rsidR="00844F5B" w:rsidRPr="00685A65">
        <w:rPr>
          <w:rFonts w:ascii="Times New Roman" w:hAnsi="Times New Roman"/>
          <w:sz w:val="24"/>
          <w:szCs w:val="24"/>
        </w:rPr>
        <w:t xml:space="preserve"> imagine de ansamblu a activităț</w:t>
      </w:r>
      <w:r w:rsidRPr="00685A65">
        <w:rPr>
          <w:rFonts w:ascii="Times New Roman" w:hAnsi="Times New Roman"/>
          <w:sz w:val="24"/>
          <w:szCs w:val="24"/>
        </w:rPr>
        <w:t>ii în</w:t>
      </w:r>
      <w:r w:rsidR="00844F5B" w:rsidRPr="00685A65">
        <w:rPr>
          <w:rFonts w:ascii="Times New Roman" w:hAnsi="Times New Roman"/>
          <w:sz w:val="24"/>
          <w:szCs w:val="24"/>
        </w:rPr>
        <w:t>treprinderii, incluzând informaț</w:t>
      </w:r>
      <w:r w:rsidRPr="00685A65">
        <w:rPr>
          <w:rFonts w:ascii="Times New Roman" w:hAnsi="Times New Roman"/>
          <w:sz w:val="24"/>
          <w:szCs w:val="24"/>
        </w:rPr>
        <w:t>ii privitoare la rezultate (profit/pierdere), cifra de afaceri, capitalul propriu</w:t>
      </w:r>
      <w:r w:rsidR="00844F5B" w:rsidRPr="00685A65">
        <w:rPr>
          <w:rFonts w:ascii="Times New Roman" w:hAnsi="Times New Roman"/>
          <w:sz w:val="24"/>
          <w:szCs w:val="24"/>
        </w:rPr>
        <w:t>, fluxurile de trezorerie, relațiile cu alți agenț</w:t>
      </w:r>
      <w:r w:rsidRPr="00685A65">
        <w:rPr>
          <w:rFonts w:ascii="Times New Roman" w:hAnsi="Times New Roman"/>
          <w:sz w:val="24"/>
          <w:szCs w:val="24"/>
        </w:rPr>
        <w:t xml:space="preserve">i economici, cu Bugetul de Stat, cu băncile etc. </w:t>
      </w:r>
    </w:p>
    <w:p w:rsidR="001E4525" w:rsidRPr="00685A65" w:rsidRDefault="001E4525" w:rsidP="00685A65">
      <w:pPr>
        <w:pStyle w:val="ListParagraph"/>
        <w:numPr>
          <w:ilvl w:val="0"/>
          <w:numId w:val="54"/>
        </w:numPr>
        <w:tabs>
          <w:tab w:val="left" w:pos="567"/>
        </w:tabs>
        <w:jc w:val="both"/>
      </w:pPr>
      <w:r w:rsidRPr="00685A65">
        <w:rPr>
          <w:rFonts w:ascii="Times New Roman" w:hAnsi="Times New Roman"/>
          <w:i/>
          <w:sz w:val="24"/>
          <w:szCs w:val="24"/>
        </w:rPr>
        <w:t xml:space="preserve">Contul </w:t>
      </w:r>
      <w:r w:rsidR="00844F5B" w:rsidRPr="00685A65">
        <w:rPr>
          <w:rFonts w:ascii="Times New Roman" w:hAnsi="Times New Roman"/>
          <w:sz w:val="24"/>
          <w:szCs w:val="24"/>
        </w:rPr>
        <w:t>este acel procedeu care serveș</w:t>
      </w:r>
      <w:r w:rsidRPr="00685A65">
        <w:rPr>
          <w:rFonts w:ascii="Times New Roman" w:hAnsi="Times New Roman"/>
          <w:sz w:val="24"/>
          <w:szCs w:val="24"/>
        </w:rPr>
        <w:t>te la reflectarea fiecărui element patrimon</w:t>
      </w:r>
      <w:r w:rsidR="00844F5B" w:rsidRPr="00685A65">
        <w:rPr>
          <w:rFonts w:ascii="Times New Roman" w:hAnsi="Times New Roman"/>
          <w:sz w:val="24"/>
          <w:szCs w:val="24"/>
        </w:rPr>
        <w:t>ial în parte, în mod analitic, și miș</w:t>
      </w:r>
      <w:r w:rsidRPr="00685A65">
        <w:rPr>
          <w:rFonts w:ascii="Times New Roman" w:hAnsi="Times New Roman"/>
          <w:sz w:val="24"/>
          <w:szCs w:val="24"/>
        </w:rPr>
        <w:t>cările pe care le înregistrează într-o perioadă determinată de timp. Datorită principiului dublei înregistrări, sistemul de</w:t>
      </w:r>
      <w:r w:rsidR="00844F5B" w:rsidRPr="00685A65">
        <w:rPr>
          <w:rFonts w:ascii="Times New Roman" w:hAnsi="Times New Roman"/>
          <w:sz w:val="24"/>
          <w:szCs w:val="24"/>
        </w:rPr>
        <w:t xml:space="preserve"> conturi realizează în permanenț</w:t>
      </w:r>
      <w:r w:rsidRPr="00685A65">
        <w:rPr>
          <w:rFonts w:ascii="Times New Roman" w:hAnsi="Times New Roman"/>
          <w:sz w:val="24"/>
          <w:szCs w:val="24"/>
        </w:rPr>
        <w:t>ă un perfect echilibru, prin care se poate verifica exactitatea datelor înregistrate în conturi.</w:t>
      </w:r>
    </w:p>
    <w:p w:rsidR="001E4525" w:rsidRPr="00685A65" w:rsidRDefault="00844F5B" w:rsidP="00685A65">
      <w:pPr>
        <w:pStyle w:val="ListParagraph"/>
        <w:numPr>
          <w:ilvl w:val="0"/>
          <w:numId w:val="54"/>
        </w:numPr>
        <w:tabs>
          <w:tab w:val="left" w:pos="567"/>
        </w:tabs>
        <w:jc w:val="both"/>
      </w:pPr>
      <w:r w:rsidRPr="00685A65">
        <w:rPr>
          <w:rFonts w:ascii="Times New Roman" w:hAnsi="Times New Roman"/>
          <w:i/>
          <w:sz w:val="24"/>
          <w:szCs w:val="24"/>
        </w:rPr>
        <w:t>Balanț</w:t>
      </w:r>
      <w:r w:rsidR="001E4525" w:rsidRPr="00685A65">
        <w:rPr>
          <w:rFonts w:ascii="Times New Roman" w:hAnsi="Times New Roman"/>
          <w:i/>
          <w:sz w:val="24"/>
          <w:szCs w:val="24"/>
        </w:rPr>
        <w:t>a</w:t>
      </w:r>
      <w:r w:rsidR="001E4525" w:rsidRPr="00685A65">
        <w:rPr>
          <w:rFonts w:ascii="Times New Roman" w:hAnsi="Times New Roman"/>
          <w:sz w:val="24"/>
          <w:szCs w:val="24"/>
        </w:rPr>
        <w:t xml:space="preserve"> de verificare este un alt proced</w:t>
      </w:r>
      <w:r w:rsidRPr="00685A65">
        <w:rPr>
          <w:rFonts w:ascii="Times New Roman" w:hAnsi="Times New Roman"/>
          <w:sz w:val="24"/>
          <w:szCs w:val="24"/>
        </w:rPr>
        <w:t>eu specific metodei contabilităț</w:t>
      </w:r>
      <w:r w:rsidR="001E4525" w:rsidRPr="00685A65">
        <w:rPr>
          <w:rFonts w:ascii="Times New Roman" w:hAnsi="Times New Roman"/>
          <w:sz w:val="24"/>
          <w:szCs w:val="24"/>
        </w:rPr>
        <w:t>ii, care re</w:t>
      </w:r>
      <w:r w:rsidRPr="00685A65">
        <w:rPr>
          <w:rFonts w:ascii="Times New Roman" w:hAnsi="Times New Roman"/>
          <w:sz w:val="24"/>
          <w:szCs w:val="24"/>
        </w:rPr>
        <w:t>alizează legătura între informațiile înregistrate în conturi și bilanț. Informațiile cuprinse în balanț</w:t>
      </w:r>
      <w:r w:rsidR="001E4525" w:rsidRPr="00685A65">
        <w:rPr>
          <w:rFonts w:ascii="Times New Roman" w:hAnsi="Times New Roman"/>
          <w:sz w:val="24"/>
          <w:szCs w:val="24"/>
        </w:rPr>
        <w:t>a de verificare se referă la volumul modificărilor care au avut loc în structura patrimoniului</w:t>
      </w:r>
      <w:r w:rsidRPr="00685A65">
        <w:rPr>
          <w:rFonts w:ascii="Times New Roman" w:hAnsi="Times New Roman"/>
          <w:sz w:val="24"/>
          <w:szCs w:val="24"/>
        </w:rPr>
        <w:t>, atât în perioada curentă cât ș</w:t>
      </w:r>
      <w:r w:rsidR="001E4525" w:rsidRPr="00685A65">
        <w:rPr>
          <w:rFonts w:ascii="Times New Roman" w:hAnsi="Times New Roman"/>
          <w:sz w:val="24"/>
          <w:szCs w:val="24"/>
        </w:rPr>
        <w:t xml:space="preserve">i cumulat. </w:t>
      </w:r>
    </w:p>
    <w:p w:rsidR="00844D75" w:rsidRPr="00CE5718" w:rsidRDefault="00844D75" w:rsidP="001E4525">
      <w:pPr>
        <w:jc w:val="both"/>
      </w:pPr>
    </w:p>
    <w:p w:rsidR="001E4525" w:rsidRPr="00CE5718" w:rsidRDefault="001E4525" w:rsidP="00B91FCC">
      <w:pPr>
        <w:pStyle w:val="ListParagraph"/>
        <w:numPr>
          <w:ilvl w:val="0"/>
          <w:numId w:val="3"/>
        </w:numPr>
        <w:jc w:val="both"/>
        <w:rPr>
          <w:rFonts w:ascii="Times New Roman" w:hAnsi="Times New Roman"/>
          <w:sz w:val="24"/>
          <w:szCs w:val="24"/>
        </w:rPr>
      </w:pPr>
      <w:r w:rsidRPr="00CE5718">
        <w:rPr>
          <w:rFonts w:ascii="Times New Roman" w:hAnsi="Times New Roman"/>
          <w:i/>
          <w:sz w:val="24"/>
          <w:szCs w:val="24"/>
        </w:rPr>
        <w:t>P</w:t>
      </w:r>
      <w:r w:rsidR="00844F5B">
        <w:rPr>
          <w:rFonts w:ascii="Times New Roman" w:hAnsi="Times New Roman"/>
          <w:i/>
          <w:sz w:val="24"/>
          <w:szCs w:val="24"/>
        </w:rPr>
        <w:t>rocedee ale metodei contabilității, utilizate ș</w:t>
      </w:r>
      <w:r w:rsidRPr="00CE5718">
        <w:rPr>
          <w:rFonts w:ascii="Times New Roman" w:hAnsi="Times New Roman"/>
          <w:i/>
          <w:sz w:val="24"/>
          <w:szCs w:val="24"/>
        </w:rPr>
        <w:t>i de alte discipline economice:</w:t>
      </w:r>
      <w:r w:rsidRPr="00CE5718">
        <w:rPr>
          <w:rFonts w:ascii="Times New Roman" w:hAnsi="Times New Roman"/>
          <w:sz w:val="24"/>
          <w:szCs w:val="24"/>
        </w:rPr>
        <w:t xml:space="preserve"> </w:t>
      </w:r>
    </w:p>
    <w:p w:rsidR="001E4525" w:rsidRPr="00685A65" w:rsidRDefault="00844F5B" w:rsidP="00685A65">
      <w:pPr>
        <w:pStyle w:val="ListParagraph"/>
        <w:numPr>
          <w:ilvl w:val="0"/>
          <w:numId w:val="55"/>
        </w:numPr>
        <w:tabs>
          <w:tab w:val="left" w:pos="567"/>
        </w:tabs>
        <w:jc w:val="both"/>
      </w:pPr>
      <w:r w:rsidRPr="00685A65">
        <w:rPr>
          <w:rFonts w:ascii="Times New Roman" w:hAnsi="Times New Roman"/>
          <w:i/>
          <w:sz w:val="24"/>
          <w:szCs w:val="24"/>
        </w:rPr>
        <w:t>Documentaț</w:t>
      </w:r>
      <w:r w:rsidR="001E4525" w:rsidRPr="00685A65">
        <w:rPr>
          <w:rFonts w:ascii="Times New Roman" w:hAnsi="Times New Roman"/>
          <w:i/>
          <w:sz w:val="24"/>
          <w:szCs w:val="24"/>
        </w:rPr>
        <w:t>ia</w:t>
      </w:r>
      <w:r w:rsidR="001E4525" w:rsidRPr="00685A65">
        <w:rPr>
          <w:rFonts w:ascii="Times New Roman" w:hAnsi="Times New Roman"/>
          <w:sz w:val="24"/>
          <w:szCs w:val="24"/>
        </w:rPr>
        <w:t xml:space="preserve"> presupune </w:t>
      </w:r>
      <w:r w:rsidRPr="00685A65">
        <w:rPr>
          <w:rFonts w:ascii="Times New Roman" w:hAnsi="Times New Roman"/>
          <w:sz w:val="24"/>
          <w:szCs w:val="24"/>
        </w:rPr>
        <w:t>folosirea pentru fiecare operație economică  ș</w:t>
      </w:r>
      <w:r w:rsidR="001E4525" w:rsidRPr="00685A65">
        <w:rPr>
          <w:rFonts w:ascii="Times New Roman" w:hAnsi="Times New Roman"/>
          <w:sz w:val="24"/>
          <w:szCs w:val="24"/>
        </w:rPr>
        <w:t>i financiară, a unui document justificativ, car</w:t>
      </w:r>
      <w:r w:rsidRPr="00685A65">
        <w:rPr>
          <w:rFonts w:ascii="Times New Roman" w:hAnsi="Times New Roman"/>
          <w:sz w:val="24"/>
          <w:szCs w:val="24"/>
        </w:rPr>
        <w:t>e face dovada înfăptuirii lor, ș</w:t>
      </w:r>
      <w:r w:rsidR="001E4525" w:rsidRPr="00685A65">
        <w:rPr>
          <w:rFonts w:ascii="Times New Roman" w:hAnsi="Times New Roman"/>
          <w:sz w:val="24"/>
          <w:szCs w:val="24"/>
        </w:rPr>
        <w:t>i pr</w:t>
      </w:r>
      <w:r w:rsidRPr="00685A65">
        <w:rPr>
          <w:rFonts w:ascii="Times New Roman" w:hAnsi="Times New Roman"/>
          <w:sz w:val="24"/>
          <w:szCs w:val="24"/>
        </w:rPr>
        <w:t>in care se poate verifica justețea lor ș</w:t>
      </w:r>
      <w:r w:rsidR="001E4525" w:rsidRPr="00685A65">
        <w:rPr>
          <w:rFonts w:ascii="Times New Roman" w:hAnsi="Times New Roman"/>
          <w:sz w:val="24"/>
          <w:szCs w:val="24"/>
        </w:rPr>
        <w:t>i resp</w:t>
      </w:r>
      <w:r w:rsidRPr="00685A65">
        <w:rPr>
          <w:rFonts w:ascii="Times New Roman" w:hAnsi="Times New Roman"/>
          <w:sz w:val="24"/>
          <w:szCs w:val="24"/>
        </w:rPr>
        <w:t>ectarea disciplinei financiare ș</w:t>
      </w:r>
      <w:r w:rsidR="001E4525" w:rsidRPr="00685A65">
        <w:rPr>
          <w:rFonts w:ascii="Times New Roman" w:hAnsi="Times New Roman"/>
          <w:sz w:val="24"/>
          <w:szCs w:val="24"/>
        </w:rPr>
        <w:t xml:space="preserve">i contractuale. </w:t>
      </w:r>
    </w:p>
    <w:p w:rsidR="001E4525" w:rsidRPr="00685A65" w:rsidRDefault="001E4525" w:rsidP="00685A65">
      <w:pPr>
        <w:pStyle w:val="ListParagraph"/>
        <w:numPr>
          <w:ilvl w:val="0"/>
          <w:numId w:val="55"/>
        </w:numPr>
        <w:tabs>
          <w:tab w:val="left" w:pos="567"/>
        </w:tabs>
        <w:jc w:val="both"/>
      </w:pPr>
      <w:r w:rsidRPr="00685A65">
        <w:rPr>
          <w:rFonts w:ascii="Times New Roman" w:hAnsi="Times New Roman"/>
          <w:i/>
          <w:sz w:val="24"/>
          <w:szCs w:val="24"/>
        </w:rPr>
        <w:t>Evaluarea</w:t>
      </w:r>
      <w:r w:rsidRPr="00685A65">
        <w:rPr>
          <w:rFonts w:ascii="Times New Roman" w:hAnsi="Times New Roman"/>
          <w:sz w:val="24"/>
          <w:szCs w:val="24"/>
        </w:rPr>
        <w:t xml:space="preserve"> presu</w:t>
      </w:r>
      <w:r w:rsidR="00844F5B" w:rsidRPr="00685A65">
        <w:rPr>
          <w:rFonts w:ascii="Times New Roman" w:hAnsi="Times New Roman"/>
          <w:sz w:val="24"/>
          <w:szCs w:val="24"/>
        </w:rPr>
        <w:t>pune transformarea fenomenelor ș</w:t>
      </w:r>
      <w:r w:rsidRPr="00685A65">
        <w:rPr>
          <w:rFonts w:ascii="Times New Roman" w:hAnsi="Times New Roman"/>
          <w:sz w:val="24"/>
          <w:szCs w:val="24"/>
        </w:rPr>
        <w:t xml:space="preserve">i proceselor economice, cuantificabile în etalon natural </w:t>
      </w:r>
      <w:r w:rsidR="00844F5B" w:rsidRPr="00685A65">
        <w:rPr>
          <w:rFonts w:ascii="Times New Roman" w:hAnsi="Times New Roman"/>
          <w:sz w:val="24"/>
          <w:szCs w:val="24"/>
        </w:rPr>
        <w:t>în date cuantificabile în unităț</w:t>
      </w:r>
      <w:r w:rsidRPr="00685A65">
        <w:rPr>
          <w:rFonts w:ascii="Times New Roman" w:hAnsi="Times New Roman"/>
          <w:sz w:val="24"/>
          <w:szCs w:val="24"/>
        </w:rPr>
        <w:t>i monetare. Prin aducerea lor la un numitor comun, se pot efectua analize fina</w:t>
      </w:r>
      <w:r w:rsidR="00844F5B" w:rsidRPr="00685A65">
        <w:rPr>
          <w:rFonts w:ascii="Times New Roman" w:hAnsi="Times New Roman"/>
          <w:sz w:val="24"/>
          <w:szCs w:val="24"/>
        </w:rPr>
        <w:t>nciare de cea mai mare importanț</w:t>
      </w:r>
      <w:r w:rsidRPr="00685A65">
        <w:rPr>
          <w:rFonts w:ascii="Times New Roman" w:hAnsi="Times New Roman"/>
          <w:sz w:val="24"/>
          <w:szCs w:val="24"/>
        </w:rPr>
        <w:t xml:space="preserve">ă pentru manageri. </w:t>
      </w:r>
    </w:p>
    <w:p w:rsidR="001E4525" w:rsidRPr="00685A65" w:rsidRDefault="00844F5B" w:rsidP="00685A65">
      <w:pPr>
        <w:pStyle w:val="ListParagraph"/>
        <w:numPr>
          <w:ilvl w:val="0"/>
          <w:numId w:val="55"/>
        </w:numPr>
        <w:tabs>
          <w:tab w:val="left" w:pos="567"/>
        </w:tabs>
        <w:jc w:val="both"/>
      </w:pPr>
      <w:r w:rsidRPr="00685A65">
        <w:rPr>
          <w:rFonts w:ascii="Times New Roman" w:hAnsi="Times New Roman"/>
          <w:i/>
          <w:sz w:val="24"/>
          <w:szCs w:val="24"/>
        </w:rPr>
        <w:t>Calculaț</w:t>
      </w:r>
      <w:r w:rsidR="001E4525" w:rsidRPr="00685A65">
        <w:rPr>
          <w:rFonts w:ascii="Times New Roman" w:hAnsi="Times New Roman"/>
          <w:i/>
          <w:sz w:val="24"/>
          <w:szCs w:val="24"/>
        </w:rPr>
        <w:t>ia</w:t>
      </w:r>
      <w:r w:rsidRPr="00685A65">
        <w:rPr>
          <w:rFonts w:ascii="Times New Roman" w:hAnsi="Times New Roman"/>
          <w:sz w:val="24"/>
          <w:szCs w:val="24"/>
        </w:rPr>
        <w:t xml:space="preserve"> constă în efectuarea de operaț</w:t>
      </w:r>
      <w:r w:rsidR="001E4525" w:rsidRPr="00685A65">
        <w:rPr>
          <w:rFonts w:ascii="Times New Roman" w:hAnsi="Times New Roman"/>
          <w:sz w:val="24"/>
          <w:szCs w:val="24"/>
        </w:rPr>
        <w:t xml:space="preserve">ii aritmetice în documentele primare, în calculul </w:t>
      </w:r>
      <w:r w:rsidRPr="00685A65">
        <w:rPr>
          <w:rFonts w:ascii="Times New Roman" w:hAnsi="Times New Roman"/>
          <w:sz w:val="24"/>
          <w:szCs w:val="24"/>
        </w:rPr>
        <w:t>rulajelor, a totalului sumelor și a soldurilor finale. Calculația se folosește ș</w:t>
      </w:r>
      <w:r w:rsidR="001E4525" w:rsidRPr="00685A65">
        <w:rPr>
          <w:rFonts w:ascii="Times New Roman" w:hAnsi="Times New Roman"/>
          <w:sz w:val="24"/>
          <w:szCs w:val="24"/>
        </w:rPr>
        <w:t xml:space="preserve">i la inventarierea patrimoniului, la reflectarea cheltuielilor, veniturilor, a rezultatelor finale etc. </w:t>
      </w:r>
    </w:p>
    <w:p w:rsidR="001E4525" w:rsidRPr="00685A65" w:rsidRDefault="001E4525" w:rsidP="00685A65">
      <w:pPr>
        <w:pStyle w:val="ListParagraph"/>
        <w:numPr>
          <w:ilvl w:val="0"/>
          <w:numId w:val="55"/>
        </w:numPr>
        <w:tabs>
          <w:tab w:val="left" w:pos="567"/>
        </w:tabs>
        <w:jc w:val="both"/>
      </w:pPr>
      <w:r w:rsidRPr="00685A65">
        <w:rPr>
          <w:rFonts w:ascii="Times New Roman" w:hAnsi="Times New Roman"/>
          <w:i/>
          <w:sz w:val="24"/>
          <w:szCs w:val="24"/>
        </w:rPr>
        <w:t>Inventarierea patrimoniului</w:t>
      </w:r>
      <w:r w:rsidRPr="00685A65">
        <w:rPr>
          <w:rFonts w:ascii="Times New Roman" w:hAnsi="Times New Roman"/>
          <w:sz w:val="24"/>
          <w:szCs w:val="24"/>
        </w:rPr>
        <w:t xml:space="preserve"> reprezintă un ansambl</w:t>
      </w:r>
      <w:r w:rsidR="00844F5B" w:rsidRPr="00685A65">
        <w:rPr>
          <w:rFonts w:ascii="Times New Roman" w:hAnsi="Times New Roman"/>
          <w:sz w:val="24"/>
          <w:szCs w:val="24"/>
        </w:rPr>
        <w:t>u de operaț</w:t>
      </w:r>
      <w:r w:rsidRPr="00685A65">
        <w:rPr>
          <w:rFonts w:ascii="Times New Roman" w:hAnsi="Times New Roman"/>
          <w:sz w:val="24"/>
          <w:szCs w:val="24"/>
        </w:rPr>
        <w:t>i</w:t>
      </w:r>
      <w:r w:rsidR="00844F5B" w:rsidRPr="00685A65">
        <w:rPr>
          <w:rFonts w:ascii="Times New Roman" w:hAnsi="Times New Roman"/>
          <w:sz w:val="24"/>
          <w:szCs w:val="24"/>
        </w:rPr>
        <w:t>i prin care se constată existența elementelor de activ și pasiv, cantitativ ș</w:t>
      </w:r>
      <w:r w:rsidRPr="00685A65">
        <w:rPr>
          <w:rFonts w:ascii="Times New Roman" w:hAnsi="Times New Roman"/>
          <w:sz w:val="24"/>
          <w:szCs w:val="24"/>
        </w:rPr>
        <w:t xml:space="preserve">i valoric, sau numai valoric, aflate în patrimoniul întreprinderii la un moment dat.    </w:t>
      </w:r>
    </w:p>
    <w:p w:rsidR="00844F5B" w:rsidRDefault="001E4525" w:rsidP="00844F5B">
      <w:pPr>
        <w:ind w:firstLine="720"/>
        <w:jc w:val="both"/>
      </w:pPr>
      <w:r w:rsidRPr="00CE5718">
        <w:t xml:space="preserve"> Unul dintre</w:t>
      </w:r>
      <w:r w:rsidR="00844F5B">
        <w:t xml:space="preserve"> procedeele metodei contabilității este acela al documentaț</w:t>
      </w:r>
      <w:r w:rsidRPr="00CE5718">
        <w:t>iei, ca</w:t>
      </w:r>
      <w:r w:rsidR="00844F5B">
        <w:t>re presupune ca toate operaț</w:t>
      </w:r>
      <w:r w:rsidRPr="00CE5718">
        <w:t>iunile economico-financiare care afectează pa</w:t>
      </w:r>
      <w:r w:rsidR="00844F5B">
        <w:t>trimoniul trebuie fundamentate ș</w:t>
      </w:r>
      <w:r w:rsidRPr="00CE5718">
        <w:t xml:space="preserve">i justificate prin acte scrise (documente justificative) înainte de înregistrarea în conturi.  </w:t>
      </w:r>
    </w:p>
    <w:p w:rsidR="00D04CE6" w:rsidRDefault="00D04CE6" w:rsidP="00844F5B">
      <w:pPr>
        <w:ind w:firstLine="720"/>
        <w:jc w:val="both"/>
        <w:rPr>
          <w:i/>
        </w:rPr>
      </w:pPr>
    </w:p>
    <w:p w:rsidR="001E4525" w:rsidRPr="00CE5718" w:rsidRDefault="001E4525" w:rsidP="00844F5B">
      <w:pPr>
        <w:ind w:firstLine="720"/>
        <w:jc w:val="both"/>
      </w:pPr>
      <w:r w:rsidRPr="00CE5718">
        <w:rPr>
          <w:i/>
        </w:rPr>
        <w:t>Documentele justificative</w:t>
      </w:r>
      <w:r w:rsidR="00844F5B">
        <w:t xml:space="preserve"> stau la dispoziția acț</w:t>
      </w:r>
      <w:r w:rsidRPr="00CE5718">
        <w:t>ionarilor,</w:t>
      </w:r>
      <w:r w:rsidR="00844F5B">
        <w:t xml:space="preserve"> cenzorilor, organelor fiscale ș</w:t>
      </w:r>
      <w:r w:rsidRPr="00CE5718">
        <w:t>i altor organe de control pentru a se verifica modul de desfă</w:t>
      </w:r>
      <w:r w:rsidR="005126D2">
        <w:t>șurare a activității, a respectării dispoziț</w:t>
      </w:r>
      <w:r w:rsidRPr="00CE5718">
        <w:t xml:space="preserve">iilor </w:t>
      </w:r>
      <w:r w:rsidR="005126D2">
        <w:t>legale referitoare la calculul și plata impozitelor ș</w:t>
      </w:r>
      <w:r w:rsidRPr="00CE5718">
        <w:t xml:space="preserve">i taxelor. </w:t>
      </w:r>
    </w:p>
    <w:p w:rsidR="00DA751B" w:rsidRDefault="00DA751B" w:rsidP="005126D2">
      <w:pPr>
        <w:ind w:firstLine="720"/>
        <w:jc w:val="both"/>
      </w:pPr>
    </w:p>
    <w:p w:rsidR="00DA751B" w:rsidRDefault="00DA751B" w:rsidP="005126D2">
      <w:pPr>
        <w:ind w:firstLine="720"/>
        <w:jc w:val="both"/>
      </w:pPr>
    </w:p>
    <w:p w:rsidR="001E4525" w:rsidRPr="00CE5718" w:rsidRDefault="001E4525" w:rsidP="005126D2">
      <w:pPr>
        <w:ind w:firstLine="720"/>
        <w:jc w:val="both"/>
      </w:pPr>
      <w:r w:rsidRPr="00CE5718">
        <w:lastRenderedPageBreak/>
        <w:t>Structura docum</w:t>
      </w:r>
      <w:r w:rsidR="005126D2">
        <w:t>entelor de evidență este particularizată în funcție de tipul operaț</w:t>
      </w:r>
      <w:r w:rsidRPr="00CE5718">
        <w:t xml:space="preserve">iunii în cauză, dar există câteva </w:t>
      </w:r>
      <w:r w:rsidRPr="00CE5718">
        <w:rPr>
          <w:i/>
        </w:rPr>
        <w:t>elemente obligatorii</w:t>
      </w:r>
      <w:r w:rsidR="005126D2">
        <w:t>, ș</w:t>
      </w:r>
      <w:r w:rsidRPr="00CE5718">
        <w:t xml:space="preserve">i anume:  </w:t>
      </w:r>
    </w:p>
    <w:p w:rsidR="001E4525" w:rsidRPr="00CE5718" w:rsidRDefault="001E4525" w:rsidP="00685A65">
      <w:pPr>
        <w:numPr>
          <w:ilvl w:val="0"/>
          <w:numId w:val="27"/>
        </w:numPr>
        <w:tabs>
          <w:tab w:val="left" w:pos="567"/>
        </w:tabs>
        <w:jc w:val="both"/>
      </w:pPr>
      <w:r w:rsidRPr="00CE5718">
        <w:t>denumirea documentului (exemple: factură, extras</w:t>
      </w:r>
      <w:r w:rsidR="005126D2">
        <w:t xml:space="preserve"> de cont, nota de intrare-recepț</w:t>
      </w:r>
      <w:r w:rsidRPr="00CE5718">
        <w:t xml:space="preserve">ie, stat de plată a salariilor, bon de consum etc.);  </w:t>
      </w:r>
    </w:p>
    <w:p w:rsidR="001E4525" w:rsidRPr="00CE5718" w:rsidRDefault="001E4525" w:rsidP="00685A65">
      <w:pPr>
        <w:numPr>
          <w:ilvl w:val="0"/>
          <w:numId w:val="27"/>
        </w:numPr>
        <w:tabs>
          <w:tab w:val="left" w:pos="567"/>
        </w:tabs>
        <w:jc w:val="both"/>
      </w:pPr>
      <w:r w:rsidRPr="00CE5718">
        <w:t>a</w:t>
      </w:r>
      <w:r w:rsidR="005126D2">
        <w:t>ntetul care cuprinde denumirea ș</w:t>
      </w:r>
      <w:r w:rsidRPr="00CE5718">
        <w:t xml:space="preserve">i adresa agentului economic care a </w:t>
      </w:r>
      <w:r w:rsidR="005126D2">
        <w:t>emis documentul;  denumirea părț</w:t>
      </w:r>
      <w:r w:rsidRPr="00CE5718">
        <w:t>ilor care au</w:t>
      </w:r>
      <w:r w:rsidR="005126D2">
        <w:t xml:space="preserve"> contribuit la efectuarea operaț</w:t>
      </w:r>
      <w:r w:rsidRPr="00CE5718">
        <w:t xml:space="preserve">iilor consemnate;  </w:t>
      </w:r>
    </w:p>
    <w:p w:rsidR="001E4525" w:rsidRPr="00CE5718" w:rsidRDefault="005126D2" w:rsidP="00685A65">
      <w:pPr>
        <w:numPr>
          <w:ilvl w:val="0"/>
          <w:numId w:val="27"/>
        </w:numPr>
        <w:tabs>
          <w:tab w:val="left" w:pos="567"/>
        </w:tabs>
        <w:jc w:val="both"/>
      </w:pPr>
      <w:r>
        <w:t>numărul ș</w:t>
      </w:r>
      <w:r w:rsidR="001E4525" w:rsidRPr="00CE5718">
        <w:t xml:space="preserve">i data documentului;  </w:t>
      </w:r>
    </w:p>
    <w:p w:rsidR="001E4525" w:rsidRPr="00CE5718" w:rsidRDefault="005126D2" w:rsidP="00685A65">
      <w:pPr>
        <w:numPr>
          <w:ilvl w:val="0"/>
          <w:numId w:val="27"/>
        </w:numPr>
        <w:tabs>
          <w:tab w:val="left" w:pos="567"/>
        </w:tabs>
        <w:jc w:val="both"/>
      </w:pPr>
      <w:r>
        <w:t>descrierea operaț</w:t>
      </w:r>
      <w:r w:rsidR="001E4525" w:rsidRPr="00CE5718">
        <w:t>iilor economico-financiare, uneori cu specificarea bazei actului normativ care a stat la baza înregistrării;  semnăturile persoanelor c</w:t>
      </w:r>
      <w:r>
        <w:t>are răspund de efectuarea operațiilor economice, și ale celor cu funcț</w:t>
      </w:r>
      <w:r w:rsidR="001E4525" w:rsidRPr="00CE5718">
        <w:t xml:space="preserve">ii de control financiar preventiv;  </w:t>
      </w:r>
    </w:p>
    <w:p w:rsidR="001E4525" w:rsidRPr="00CE5718" w:rsidRDefault="001E4525" w:rsidP="00685A65">
      <w:pPr>
        <w:numPr>
          <w:ilvl w:val="0"/>
          <w:numId w:val="27"/>
        </w:numPr>
        <w:tabs>
          <w:tab w:val="left" w:pos="567"/>
        </w:tabs>
        <w:jc w:val="both"/>
      </w:pPr>
      <w:r w:rsidRPr="00CE5718">
        <w:t>alte elemente care asigură o consemnar</w:t>
      </w:r>
      <w:r w:rsidR="005126D2">
        <w:t>e completă a operaț</w:t>
      </w:r>
      <w:r w:rsidRPr="00CE5718">
        <w:t>iilor în documente.</w:t>
      </w:r>
    </w:p>
    <w:p w:rsidR="00D04CE6" w:rsidRDefault="00D04CE6" w:rsidP="001E4525">
      <w:pPr>
        <w:jc w:val="both"/>
      </w:pPr>
      <w:r>
        <w:tab/>
      </w:r>
    </w:p>
    <w:p w:rsidR="001E4525" w:rsidRPr="00CE5718" w:rsidRDefault="00D04CE6" w:rsidP="001E4525">
      <w:pPr>
        <w:jc w:val="both"/>
      </w:pPr>
      <w:r>
        <w:tab/>
      </w:r>
      <w:r w:rsidR="005126D2">
        <w:t>Condiț</w:t>
      </w:r>
      <w:r w:rsidR="001E4525" w:rsidRPr="00CE5718">
        <w:t xml:space="preserve">iile necesare pentru ca un document contabil să fie considerat valabil sunt </w:t>
      </w:r>
      <w:r w:rsidR="005126D2">
        <w:t>următoarele: să fie scris clar și citeț</w:t>
      </w:r>
      <w:r w:rsidR="001E4525" w:rsidRPr="00CE5718">
        <w:t>, eliminându-se orice controversă sau posibili</w:t>
      </w:r>
      <w:r w:rsidR="005126D2">
        <w:t>tate de interpretare, să nu conțină ș</w:t>
      </w:r>
      <w:r w:rsidR="001E4525" w:rsidRPr="00CE5718">
        <w:t>tersături sau corecturi, să aibă anulate rândurile libere, să fie înt</w:t>
      </w:r>
      <w:r w:rsidR="005126D2">
        <w:t>ocmit în termenul legal, să conțină date exacte ș</w:t>
      </w:r>
      <w:r w:rsidR="001E4525" w:rsidRPr="00CE5718">
        <w:t>i r</w:t>
      </w:r>
      <w:r w:rsidR="005126D2">
        <w:t>eale, sumele pentru valori bănești să fie scrise în cifre ș</w:t>
      </w:r>
      <w:r w:rsidR="001E4525" w:rsidRPr="00CE5718">
        <w:t xml:space="preserve">i litere.   </w:t>
      </w:r>
    </w:p>
    <w:p w:rsidR="00844D75" w:rsidRDefault="00844D75" w:rsidP="005126D2">
      <w:pPr>
        <w:ind w:firstLine="720"/>
        <w:jc w:val="both"/>
      </w:pPr>
    </w:p>
    <w:p w:rsidR="001E4525" w:rsidRDefault="001E4525" w:rsidP="005126D2">
      <w:pPr>
        <w:ind w:firstLine="720"/>
        <w:jc w:val="both"/>
        <w:rPr>
          <w:ins w:id="34" w:author="Constantin Taran" w:date="2016-07-01T19:56:00Z"/>
        </w:rPr>
      </w:pPr>
      <w:r w:rsidRPr="00CE5718">
        <w:t xml:space="preserve">După </w:t>
      </w:r>
      <w:r w:rsidRPr="00685A65">
        <w:rPr>
          <w:b/>
        </w:rPr>
        <w:t>criteriul de clasificare</w:t>
      </w:r>
      <w:r w:rsidRPr="00CE5718">
        <w:t>, documentele contabile se pot cataloga în felul următor</w:t>
      </w:r>
      <w:del w:id="35" w:author="Constantin Taran" w:date="2016-07-01T19:56:00Z">
        <w:r w:rsidR="00844D75" w:rsidDel="008C5A5D">
          <w:delText>[bibliografie....]</w:delText>
        </w:r>
      </w:del>
      <w:r w:rsidRPr="00CE5718">
        <w:t>:</w:t>
      </w:r>
    </w:p>
    <w:p w:rsidR="008C5A5D" w:rsidRPr="00CE5718" w:rsidRDefault="008C5A5D" w:rsidP="005126D2">
      <w:pPr>
        <w:ind w:firstLine="720"/>
        <w:jc w:val="both"/>
      </w:pPr>
      <w:ins w:id="36" w:author="Constantin Taran" w:date="2016-07-01T19:56:00Z">
        <w:r>
          <w:t>[</w:t>
        </w:r>
        <w:r w:rsidRPr="00B87F6B">
          <w:rPr>
            <w:i/>
            <w:lang w:val="en-US"/>
          </w:rPr>
          <w:t>http://www.conta-conta.ro/miscellaneous/887_miscellaneous_contabilitate_files%20887_.pdf</w:t>
        </w:r>
        <w:r w:rsidDel="000B60DD">
          <w:rPr>
            <w:lang w:val="en-US"/>
          </w:rPr>
          <w:t xml:space="preserve"> </w:t>
        </w:r>
        <w:r>
          <w:t xml:space="preserve">] </w:t>
        </w:r>
        <w:r>
          <w:fldChar w:fldCharType="begin"/>
        </w:r>
        <w:r>
          <w:instrText xml:space="preserve"> REF _Ref454795143 \n \h </w:instrText>
        </w:r>
        <w:r>
          <w:fldChar w:fldCharType="separate"/>
        </w:r>
        <w:r>
          <w:t>[5]</w:t>
        </w:r>
        <w:r>
          <w:fldChar w:fldCharType="end"/>
        </w:r>
      </w:ins>
    </w:p>
    <w:p w:rsidR="00844D75" w:rsidRDefault="00844D75" w:rsidP="001E4525">
      <w:pPr>
        <w:jc w:val="both"/>
      </w:pPr>
    </w:p>
    <w:p w:rsidR="001E4525" w:rsidRPr="00CE5718" w:rsidRDefault="005126D2" w:rsidP="00685A65">
      <w:pPr>
        <w:numPr>
          <w:ilvl w:val="0"/>
          <w:numId w:val="28"/>
        </w:numPr>
        <w:tabs>
          <w:tab w:val="left" w:pos="709"/>
        </w:tabs>
        <w:jc w:val="both"/>
      </w:pPr>
      <w:r>
        <w:t>După modul de întocmire ș</w:t>
      </w:r>
      <w:r w:rsidR="001E4525" w:rsidRPr="00CE5718">
        <w:t>i rolul lo</w:t>
      </w:r>
      <w:r>
        <w:t>r în cadrul sistemului informațio</w:t>
      </w:r>
      <w:r w:rsidR="001E4525" w:rsidRPr="00CE5718">
        <w:t>nal-decizional pe care îl îndeplinesc în cadrul unită</w:t>
      </w:r>
      <w:r>
        <w:t>ț</w:t>
      </w:r>
      <w:r w:rsidR="001E4525" w:rsidRPr="00CE5718">
        <w:t xml:space="preserve">ii patrimoniale, deosebim: </w:t>
      </w:r>
    </w:p>
    <w:p w:rsidR="001E4525" w:rsidRPr="00CE5718" w:rsidRDefault="001E4525" w:rsidP="00685A65">
      <w:pPr>
        <w:numPr>
          <w:ilvl w:val="1"/>
          <w:numId w:val="37"/>
        </w:numPr>
        <w:tabs>
          <w:tab w:val="left" w:pos="993"/>
        </w:tabs>
        <w:ind w:left="1134"/>
        <w:jc w:val="both"/>
      </w:pPr>
      <w:r w:rsidRPr="00CE5718">
        <w:rPr>
          <w:i/>
        </w:rPr>
        <w:t>documente justificative</w:t>
      </w:r>
      <w:r w:rsidRPr="00CE5718">
        <w:t xml:space="preserve"> care asigură datele</w:t>
      </w:r>
      <w:r w:rsidR="005126D2">
        <w:t xml:space="preserve"> de intrare în sistemul informaț</w:t>
      </w:r>
      <w:r w:rsidRPr="00CE5718">
        <w:t>ional contabil</w:t>
      </w:r>
      <w:r w:rsidR="005126D2">
        <w:t xml:space="preserve"> ș</w:t>
      </w:r>
      <w:r w:rsidRPr="00CE5718">
        <w:t>i care sunt întocmi</w:t>
      </w:r>
      <w:r w:rsidR="005126D2">
        <w:t>te în momentul efectuării operaț</w:t>
      </w:r>
      <w:r w:rsidRPr="00CE5718">
        <w:t>iilor economice (ex</w:t>
      </w:r>
      <w:r w:rsidR="005126D2">
        <w:t>emple: ordinul de plată, chitanț</w:t>
      </w:r>
      <w:r w:rsidRPr="00CE5718">
        <w:t xml:space="preserve">a); </w:t>
      </w:r>
    </w:p>
    <w:p w:rsidR="001E4525" w:rsidRPr="00CE5718" w:rsidRDefault="005126D2" w:rsidP="00685A65">
      <w:pPr>
        <w:numPr>
          <w:ilvl w:val="1"/>
          <w:numId w:val="37"/>
        </w:numPr>
        <w:tabs>
          <w:tab w:val="left" w:pos="993"/>
        </w:tabs>
        <w:ind w:left="1134"/>
        <w:jc w:val="both"/>
      </w:pPr>
      <w:r>
        <w:rPr>
          <w:i/>
        </w:rPr>
        <w:t>documente de evidenț</w:t>
      </w:r>
      <w:r w:rsidR="001E4525" w:rsidRPr="00CE5718">
        <w:rPr>
          <w:i/>
        </w:rPr>
        <w:t xml:space="preserve">ă contabilă (registre de contabilitate) </w:t>
      </w:r>
      <w:r>
        <w:t>care realizează înregistrarea ș</w:t>
      </w:r>
      <w:r w:rsidR="001E4525" w:rsidRPr="00CE5718">
        <w:t>i stocarea datelor în conturi;</w:t>
      </w:r>
    </w:p>
    <w:p w:rsidR="001E4525" w:rsidRPr="00CE5718" w:rsidRDefault="001E4525" w:rsidP="00685A65">
      <w:pPr>
        <w:numPr>
          <w:ilvl w:val="1"/>
          <w:numId w:val="37"/>
        </w:numPr>
        <w:tabs>
          <w:tab w:val="left" w:pos="993"/>
        </w:tabs>
        <w:ind w:left="1134"/>
        <w:jc w:val="both"/>
      </w:pPr>
      <w:r w:rsidRPr="00CE5718">
        <w:rPr>
          <w:i/>
        </w:rPr>
        <w:t>documente de sinteză</w:t>
      </w:r>
      <w:r w:rsidR="004B28E3">
        <w:rPr>
          <w:i/>
        </w:rPr>
        <w:t xml:space="preserve"> și raportare contabilă (situaț</w:t>
      </w:r>
      <w:r w:rsidRPr="00CE5718">
        <w:rPr>
          <w:i/>
        </w:rPr>
        <w:t>ii financiare)</w:t>
      </w:r>
      <w:r w:rsidR="004B28E3">
        <w:t xml:space="preserve">  prin care se centralizează și transmit informaț</w:t>
      </w:r>
      <w:r w:rsidRPr="00CE5718">
        <w:t>iile. El</w:t>
      </w:r>
      <w:r w:rsidR="004B28E3">
        <w:t>e servesc la cumularea  informaț</w:t>
      </w:r>
      <w:r w:rsidRPr="00CE5718">
        <w:t>iilor cuprinse</w:t>
      </w:r>
      <w:r w:rsidR="004B28E3">
        <w:t xml:space="preserve"> în documentele justificative, ș</w:t>
      </w:r>
      <w:r w:rsidRPr="00CE5718">
        <w:t xml:space="preserve">i se întocmesc la termene precise. </w:t>
      </w:r>
    </w:p>
    <w:p w:rsidR="00844D75" w:rsidRDefault="00844D75" w:rsidP="001E4525">
      <w:pPr>
        <w:jc w:val="both"/>
      </w:pPr>
    </w:p>
    <w:p w:rsidR="001E4525" w:rsidRPr="00CE5718" w:rsidRDefault="001E4525" w:rsidP="00685A65">
      <w:pPr>
        <w:numPr>
          <w:ilvl w:val="0"/>
          <w:numId w:val="28"/>
        </w:numPr>
        <w:tabs>
          <w:tab w:val="left" w:pos="709"/>
        </w:tabs>
        <w:jc w:val="both"/>
      </w:pPr>
      <w:r w:rsidRPr="00CE5718">
        <w:t>După regimul de tipărire deosebim:</w:t>
      </w:r>
    </w:p>
    <w:p w:rsidR="001E4525" w:rsidRPr="00CE5718" w:rsidRDefault="001E4525" w:rsidP="00685A65">
      <w:pPr>
        <w:numPr>
          <w:ilvl w:val="0"/>
          <w:numId w:val="34"/>
        </w:numPr>
        <w:tabs>
          <w:tab w:val="left" w:pos="567"/>
        </w:tabs>
        <w:jc w:val="both"/>
      </w:pPr>
      <w:r w:rsidRPr="00CE5718">
        <w:rPr>
          <w:i/>
        </w:rPr>
        <w:t>documente tipizate</w:t>
      </w:r>
      <w:r w:rsidR="004B28E3">
        <w:t>, al căror conținut, formă ș</w:t>
      </w:r>
      <w:r w:rsidRPr="00CE5718">
        <w:t>i format sunt standard</w:t>
      </w:r>
      <w:r w:rsidR="004B28E3">
        <w:t>izate prin Nomenclator. Informaț</w:t>
      </w:r>
      <w:r w:rsidRPr="00CE5718">
        <w:t>iile cuprinse în ele su</w:t>
      </w:r>
      <w:r w:rsidR="004B28E3">
        <w:t>nt fixe (cu caracter repetitiv și tipărite) ș</w:t>
      </w:r>
      <w:r w:rsidRPr="00CE5718">
        <w:t xml:space="preserve">i variabile (completate de </w:t>
      </w:r>
      <w:r w:rsidR="004B28E3">
        <w:t>fiecare agent economic, în funcție de specificul operaț</w:t>
      </w:r>
      <w:r w:rsidRPr="00CE5718">
        <w:t>iunilor co</w:t>
      </w:r>
      <w:r w:rsidR="004B28E3">
        <w:t>nsemnate). De asemenea, informaț</w:t>
      </w:r>
      <w:r w:rsidRPr="00CE5718">
        <w:t>iile pot fi repartizate sub formă de chestionar (exemple: procese-verbale, acte de constatare etc.), tabel (exemple: state de plată a salariilor, liste de avans chenzinal etc.), sau prin grupare (exemple: articolele înscrise în factură). Formatul formul</w:t>
      </w:r>
      <w:r w:rsidR="007D6FC1">
        <w:t>arelor tipizate variază în funcț</w:t>
      </w:r>
      <w:r w:rsidRPr="00CE5718">
        <w:t>ie d</w:t>
      </w:r>
      <w:r w:rsidR="007D6FC1">
        <w:t>e mărimea suportului de hârtie ș</w:t>
      </w:r>
      <w:r w:rsidRPr="00CE5718">
        <w:t xml:space="preserve">i carton utilizate (A3, A4, A5, X4, X5, X6). </w:t>
      </w:r>
    </w:p>
    <w:p w:rsidR="001E4525" w:rsidRPr="00CE5718" w:rsidRDefault="001E4525" w:rsidP="00685A65">
      <w:pPr>
        <w:numPr>
          <w:ilvl w:val="0"/>
          <w:numId w:val="34"/>
        </w:numPr>
        <w:tabs>
          <w:tab w:val="left" w:pos="567"/>
        </w:tabs>
        <w:jc w:val="both"/>
      </w:pPr>
      <w:r w:rsidRPr="00CE5718">
        <w:rPr>
          <w:i/>
        </w:rPr>
        <w:t>documente netipizate</w:t>
      </w:r>
      <w:r w:rsidR="007D6FC1">
        <w:t xml:space="preserve"> la care conținutul ș</w:t>
      </w:r>
      <w:r w:rsidRPr="00CE5718">
        <w:t>i forma nu sunt prestabilite, acestea lăsându-se la latitudinea f</w:t>
      </w:r>
      <w:r w:rsidR="007D6FC1">
        <w:t>iecărei unități patrimoniale (exemple: situaț</w:t>
      </w:r>
      <w:r w:rsidRPr="00CE5718">
        <w:t>iile de repartizare a cheltuielilor indirecte, de fundamentare a indic</w:t>
      </w:r>
      <w:r w:rsidR="007D6FC1">
        <w:t>atorilor bugetului de venituri ș</w:t>
      </w:r>
      <w:r w:rsidRPr="00CE5718">
        <w:t xml:space="preserve">i cheltuieli etc.). </w:t>
      </w:r>
    </w:p>
    <w:p w:rsidR="00844D75" w:rsidRDefault="00844D75" w:rsidP="001E4525">
      <w:pPr>
        <w:jc w:val="both"/>
      </w:pPr>
    </w:p>
    <w:p w:rsidR="001E4525" w:rsidRPr="00CE5718" w:rsidRDefault="007D6FC1" w:rsidP="00685A65">
      <w:pPr>
        <w:numPr>
          <w:ilvl w:val="0"/>
          <w:numId w:val="28"/>
        </w:numPr>
        <w:tabs>
          <w:tab w:val="left" w:pos="709"/>
        </w:tabs>
        <w:jc w:val="both"/>
      </w:pPr>
      <w:r>
        <w:t>După regimul de utilizare și</w:t>
      </w:r>
      <w:r w:rsidR="001E4525" w:rsidRPr="00CE5718">
        <w:t xml:space="preserve"> păstrare deosebim:</w:t>
      </w:r>
    </w:p>
    <w:p w:rsidR="001E4525" w:rsidRPr="00CE5718" w:rsidRDefault="001E4525" w:rsidP="00685A65">
      <w:pPr>
        <w:numPr>
          <w:ilvl w:val="0"/>
          <w:numId w:val="30"/>
        </w:numPr>
        <w:tabs>
          <w:tab w:val="left" w:pos="567"/>
        </w:tabs>
        <w:jc w:val="both"/>
      </w:pPr>
      <w:r w:rsidRPr="00CE5718">
        <w:rPr>
          <w:i/>
        </w:rPr>
        <w:t>documente cu regim special</w:t>
      </w:r>
      <w:r w:rsidRPr="00CE5718">
        <w:t xml:space="preserve"> pentru care există</w:t>
      </w:r>
      <w:r w:rsidR="007D6FC1">
        <w:t xml:space="preserve"> un sistem unitar de înseriere ș</w:t>
      </w:r>
      <w:r w:rsidRPr="00CE5718">
        <w:t>i numerotar</w:t>
      </w:r>
      <w:r w:rsidR="007D6FC1">
        <w:t>e, stabilit de Ministerul Finanț</w:t>
      </w:r>
      <w:r w:rsidRPr="00CE5718">
        <w:t>elor;</w:t>
      </w:r>
    </w:p>
    <w:p w:rsidR="001E4525" w:rsidRDefault="001E4525" w:rsidP="00685A65">
      <w:pPr>
        <w:numPr>
          <w:ilvl w:val="0"/>
          <w:numId w:val="30"/>
        </w:numPr>
        <w:tabs>
          <w:tab w:val="left" w:pos="567"/>
        </w:tabs>
        <w:jc w:val="both"/>
      </w:pPr>
      <w:r w:rsidRPr="00CE5718">
        <w:rPr>
          <w:i/>
        </w:rPr>
        <w:t>documente fără regim special</w:t>
      </w:r>
      <w:r w:rsidRPr="00CE5718">
        <w:t xml:space="preserve"> pentru care nu s-au stabilit norme stricte, ci numai unele generale. </w:t>
      </w:r>
    </w:p>
    <w:p w:rsidR="00844D75" w:rsidRPr="00CE5718" w:rsidRDefault="00844D75" w:rsidP="001E4525">
      <w:pPr>
        <w:jc w:val="both"/>
      </w:pPr>
    </w:p>
    <w:p w:rsidR="001E4525" w:rsidRPr="00CE5718" w:rsidRDefault="007D6FC1" w:rsidP="00685A65">
      <w:pPr>
        <w:numPr>
          <w:ilvl w:val="0"/>
          <w:numId w:val="28"/>
        </w:numPr>
        <w:tabs>
          <w:tab w:val="left" w:pos="709"/>
        </w:tabs>
        <w:jc w:val="both"/>
      </w:pPr>
      <w:r>
        <w:t>După destinația sau funcț</w:t>
      </w:r>
      <w:r w:rsidR="001E4525" w:rsidRPr="00CE5718">
        <w:t>ia pe care o îndeplinesc, deosebim:</w:t>
      </w:r>
    </w:p>
    <w:p w:rsidR="001E4525" w:rsidRPr="00CE5718" w:rsidRDefault="00B30D98" w:rsidP="00685A65">
      <w:pPr>
        <w:numPr>
          <w:ilvl w:val="0"/>
          <w:numId w:val="32"/>
        </w:numPr>
        <w:tabs>
          <w:tab w:val="left" w:pos="567"/>
        </w:tabs>
        <w:jc w:val="both"/>
      </w:pPr>
      <w:r>
        <w:rPr>
          <w:i/>
        </w:rPr>
        <w:t>documente de dispoziț</w:t>
      </w:r>
      <w:r w:rsidR="001E4525" w:rsidRPr="00CE5718">
        <w:rPr>
          <w:i/>
        </w:rPr>
        <w:t>ie</w:t>
      </w:r>
      <w:r w:rsidR="001E4525" w:rsidRPr="00CE5718">
        <w:t xml:space="preserve"> prin care se ordon</w:t>
      </w:r>
      <w:r>
        <w:t>ă efectuarea unei anumite operaț</w:t>
      </w:r>
      <w:r w:rsidR="001E4525" w:rsidRPr="00CE5718">
        <w:t xml:space="preserve">ii (exemple: ordinul de plată); </w:t>
      </w:r>
    </w:p>
    <w:p w:rsidR="001E4525" w:rsidRDefault="001E4525" w:rsidP="00685A65">
      <w:pPr>
        <w:numPr>
          <w:ilvl w:val="0"/>
          <w:numId w:val="32"/>
        </w:numPr>
        <w:tabs>
          <w:tab w:val="left" w:pos="567"/>
        </w:tabs>
        <w:jc w:val="both"/>
      </w:pPr>
      <w:r w:rsidRPr="00CE5718">
        <w:rPr>
          <w:i/>
        </w:rPr>
        <w:t>documente mixte (combinate)</w:t>
      </w:r>
      <w:r w:rsidR="00B30D98">
        <w:t xml:space="preserve"> care atestă atât dispoziția cât și execuția operaț</w:t>
      </w:r>
      <w:r w:rsidRPr="00CE5718">
        <w:t>iei (exemple: cec de numera</w:t>
      </w:r>
      <w:r w:rsidR="00B30D98">
        <w:t>r, foaie de vărsământ cu chitanț</w:t>
      </w:r>
      <w:r w:rsidRPr="00CE5718">
        <w:t xml:space="preserve">ă); </w:t>
      </w:r>
    </w:p>
    <w:p w:rsidR="00844D75" w:rsidRPr="00CE5718" w:rsidRDefault="00844D75" w:rsidP="001E4525">
      <w:pPr>
        <w:jc w:val="both"/>
      </w:pPr>
    </w:p>
    <w:p w:rsidR="001E4525" w:rsidRPr="00CE5718" w:rsidRDefault="001E4525" w:rsidP="00B91FCC">
      <w:pPr>
        <w:pStyle w:val="ListParagraph"/>
        <w:numPr>
          <w:ilvl w:val="0"/>
          <w:numId w:val="3"/>
        </w:numPr>
        <w:jc w:val="both"/>
        <w:rPr>
          <w:rFonts w:ascii="Times New Roman" w:hAnsi="Times New Roman"/>
          <w:sz w:val="24"/>
          <w:szCs w:val="24"/>
        </w:rPr>
      </w:pPr>
      <w:r w:rsidRPr="00CE5718">
        <w:rPr>
          <w:rFonts w:ascii="Times New Roman" w:hAnsi="Times New Roman"/>
          <w:sz w:val="24"/>
          <w:szCs w:val="24"/>
        </w:rPr>
        <w:t xml:space="preserve">După circuitul lor deosebim: </w:t>
      </w:r>
    </w:p>
    <w:p w:rsidR="001E4525" w:rsidRPr="00CE5718" w:rsidRDefault="001E4525" w:rsidP="00685A65">
      <w:pPr>
        <w:numPr>
          <w:ilvl w:val="0"/>
          <w:numId w:val="40"/>
        </w:numPr>
        <w:tabs>
          <w:tab w:val="left" w:pos="567"/>
        </w:tabs>
        <w:ind w:left="709"/>
        <w:jc w:val="both"/>
      </w:pPr>
      <w:r w:rsidRPr="00CE5718">
        <w:rPr>
          <w:i/>
        </w:rPr>
        <w:t>documente interne</w:t>
      </w:r>
      <w:r w:rsidRPr="00CE5718">
        <w:t xml:space="preserve"> care ci</w:t>
      </w:r>
      <w:r w:rsidR="00B30D98">
        <w:t>rculă numai în interiorul unității (exemplu: fiș</w:t>
      </w:r>
      <w:r w:rsidRPr="00CE5718">
        <w:t>a mijlocului fix);</w:t>
      </w:r>
    </w:p>
    <w:p w:rsidR="00844D75" w:rsidRDefault="001E4525" w:rsidP="00685A65">
      <w:pPr>
        <w:numPr>
          <w:ilvl w:val="0"/>
          <w:numId w:val="40"/>
        </w:numPr>
        <w:tabs>
          <w:tab w:val="left" w:pos="567"/>
        </w:tabs>
        <w:ind w:left="709"/>
        <w:jc w:val="both"/>
      </w:pPr>
      <w:r w:rsidRPr="00CE5718">
        <w:rPr>
          <w:i/>
        </w:rPr>
        <w:t>documente externe</w:t>
      </w:r>
      <w:r w:rsidR="00B30D98">
        <w:t xml:space="preserve"> care circulă și în afara unității (exemplu: avizul de însoțire a mărfii).</w:t>
      </w:r>
    </w:p>
    <w:p w:rsidR="00844D75" w:rsidRDefault="00B30D98" w:rsidP="001E4525">
      <w:pPr>
        <w:jc w:val="both"/>
      </w:pPr>
      <w:r>
        <w:t xml:space="preserve"> </w:t>
      </w:r>
    </w:p>
    <w:p w:rsidR="001E4525" w:rsidRPr="00CE5718" w:rsidRDefault="00B30D98" w:rsidP="001E4525">
      <w:pPr>
        <w:jc w:val="both"/>
      </w:pPr>
      <w:r>
        <w:t>f)</w:t>
      </w:r>
      <w:r w:rsidR="00DA751B">
        <w:t xml:space="preserve">  </w:t>
      </w:r>
      <w:r>
        <w:t>După conț</w:t>
      </w:r>
      <w:r w:rsidR="001E4525" w:rsidRPr="00CE5718">
        <w:t xml:space="preserve">inutul lor, deosebim: </w:t>
      </w:r>
    </w:p>
    <w:p w:rsidR="001E4525" w:rsidRPr="00E92C87" w:rsidRDefault="001E4525" w:rsidP="00685A65">
      <w:pPr>
        <w:numPr>
          <w:ilvl w:val="0"/>
          <w:numId w:val="40"/>
        </w:numPr>
        <w:tabs>
          <w:tab w:val="left" w:pos="567"/>
        </w:tabs>
        <w:ind w:left="709"/>
        <w:jc w:val="both"/>
      </w:pPr>
      <w:r w:rsidRPr="00CE5718">
        <w:rPr>
          <w:i/>
        </w:rPr>
        <w:t>documente primare</w:t>
      </w:r>
      <w:r w:rsidR="00B30D98" w:rsidRPr="00685A65">
        <w:rPr>
          <w:i/>
        </w:rPr>
        <w:t xml:space="preserve">, </w:t>
      </w:r>
      <w:r w:rsidR="00B30D98" w:rsidRPr="00E92C87">
        <w:t>care înregistrează informaț</w:t>
      </w:r>
      <w:r w:rsidRPr="00E92C87">
        <w:t xml:space="preserve">iile în momentul producerii lor (exemplu: nota de plată); </w:t>
      </w:r>
    </w:p>
    <w:p w:rsidR="00844D75" w:rsidRPr="00300404" w:rsidRDefault="001E4525" w:rsidP="00685A65">
      <w:pPr>
        <w:numPr>
          <w:ilvl w:val="0"/>
          <w:numId w:val="40"/>
        </w:numPr>
        <w:tabs>
          <w:tab w:val="left" w:pos="567"/>
        </w:tabs>
        <w:ind w:left="709"/>
        <w:jc w:val="both"/>
      </w:pPr>
      <w:r w:rsidRPr="00CE5718">
        <w:rPr>
          <w:i/>
        </w:rPr>
        <w:t>documente centralizatoare</w:t>
      </w:r>
      <w:r w:rsidR="00B30D98" w:rsidRPr="00685A65">
        <w:rPr>
          <w:i/>
        </w:rPr>
        <w:t xml:space="preserve">, </w:t>
      </w:r>
      <w:r w:rsidR="00B30D98" w:rsidRPr="00E92C87">
        <w:t>care cumulează informaț</w:t>
      </w:r>
      <w:r w:rsidRPr="00E92C87">
        <w:t>iile d</w:t>
      </w:r>
      <w:r w:rsidR="00B30D98" w:rsidRPr="00E92C87">
        <w:t>in mai multe documente de aceeași natură și din aceeaș</w:t>
      </w:r>
      <w:r w:rsidRPr="00300404">
        <w:t>i perioadă (exemple: centralizatorul lunar al bonurilor de consum).</w:t>
      </w:r>
    </w:p>
    <w:p w:rsidR="001E4525" w:rsidRPr="00CE5718" w:rsidRDefault="001E4525" w:rsidP="001E4525">
      <w:pPr>
        <w:jc w:val="both"/>
      </w:pPr>
      <w:r w:rsidRPr="00CE5718">
        <w:t xml:space="preserve"> </w:t>
      </w:r>
    </w:p>
    <w:p w:rsidR="001E4525" w:rsidRPr="00CE5718" w:rsidRDefault="001E4525" w:rsidP="001E4525">
      <w:pPr>
        <w:jc w:val="both"/>
      </w:pPr>
      <w:r w:rsidRPr="00CE5718">
        <w:t>g)</w:t>
      </w:r>
      <w:r w:rsidR="00DA751B">
        <w:t xml:space="preserve">  </w:t>
      </w:r>
      <w:r w:rsidRPr="00CE5718">
        <w:t xml:space="preserve">După natura elementelor patrimoniale deosebim: </w:t>
      </w:r>
    </w:p>
    <w:p w:rsidR="001E4525" w:rsidRPr="00E92C87" w:rsidRDefault="001E4525" w:rsidP="00685A65">
      <w:pPr>
        <w:numPr>
          <w:ilvl w:val="0"/>
          <w:numId w:val="40"/>
        </w:numPr>
        <w:tabs>
          <w:tab w:val="left" w:pos="567"/>
        </w:tabs>
        <w:ind w:left="709"/>
        <w:jc w:val="both"/>
      </w:pPr>
      <w:r w:rsidRPr="00685A65">
        <w:t>documente privind mijloacele fixe;</w:t>
      </w:r>
    </w:p>
    <w:p w:rsidR="001E4525" w:rsidRPr="00685A65" w:rsidRDefault="001E4525" w:rsidP="00685A65">
      <w:pPr>
        <w:numPr>
          <w:ilvl w:val="0"/>
          <w:numId w:val="40"/>
        </w:numPr>
        <w:tabs>
          <w:tab w:val="left" w:pos="567"/>
        </w:tabs>
        <w:ind w:left="709"/>
        <w:jc w:val="both"/>
      </w:pPr>
      <w:r w:rsidRPr="00685A65">
        <w:t>documente privind stocurile;</w:t>
      </w:r>
    </w:p>
    <w:p w:rsidR="001E4525" w:rsidRPr="00E92C87" w:rsidRDefault="00B30D98" w:rsidP="00685A65">
      <w:pPr>
        <w:numPr>
          <w:ilvl w:val="0"/>
          <w:numId w:val="40"/>
        </w:numPr>
        <w:tabs>
          <w:tab w:val="left" w:pos="567"/>
        </w:tabs>
        <w:ind w:left="709"/>
        <w:jc w:val="both"/>
      </w:pPr>
      <w:r w:rsidRPr="00685A65">
        <w:t>documente privind disponibilitățile băneș</w:t>
      </w:r>
      <w:r w:rsidR="001E4525" w:rsidRPr="00685A65">
        <w:t>ti etc..</w:t>
      </w:r>
      <w:r w:rsidR="001E4525" w:rsidRPr="00E92C87">
        <w:t xml:space="preserve">   </w:t>
      </w:r>
    </w:p>
    <w:p w:rsidR="001E4525" w:rsidRDefault="001E4525" w:rsidP="001E4525">
      <w:pPr>
        <w:jc w:val="both"/>
      </w:pPr>
    </w:p>
    <w:p w:rsidR="00DA751B" w:rsidRPr="00CE5718" w:rsidRDefault="00DA751B" w:rsidP="001E4525">
      <w:pPr>
        <w:jc w:val="both"/>
      </w:pPr>
    </w:p>
    <w:p w:rsidR="001E4525" w:rsidRPr="00CE5718" w:rsidRDefault="001E4525" w:rsidP="001E4525">
      <w:pPr>
        <w:jc w:val="both"/>
      </w:pPr>
    </w:p>
    <w:p w:rsidR="001E4525" w:rsidRPr="00CE5718" w:rsidRDefault="002C7FE7" w:rsidP="004962C2">
      <w:pPr>
        <w:pStyle w:val="Heading3"/>
      </w:pPr>
      <w:bookmarkStart w:id="37" w:name="_Toc454619802"/>
      <w:bookmarkStart w:id="38" w:name="_Toc454806984"/>
      <w:r>
        <w:t>NOȚ</w:t>
      </w:r>
      <w:r w:rsidR="001E4525" w:rsidRPr="00CE5718">
        <w:t>IUNI TEORET</w:t>
      </w:r>
      <w:r w:rsidR="000B3B33">
        <w:t>I</w:t>
      </w:r>
      <w:r w:rsidR="001E4525" w:rsidRPr="00CE5718">
        <w:t>CE DESPRE CONTABILITATE</w:t>
      </w:r>
      <w:r>
        <w:t>A PRIMARĂ</w:t>
      </w:r>
      <w:r w:rsidR="001E4525" w:rsidRPr="00CE5718">
        <w:t xml:space="preserve"> PFA</w:t>
      </w:r>
      <w:bookmarkEnd w:id="37"/>
      <w:bookmarkEnd w:id="38"/>
    </w:p>
    <w:p w:rsidR="001E4525" w:rsidRPr="00CE5718" w:rsidRDefault="001E4525" w:rsidP="001E4525">
      <w:pPr>
        <w:jc w:val="both"/>
      </w:pPr>
    </w:p>
    <w:p w:rsidR="001E4525" w:rsidRPr="00CE5718" w:rsidRDefault="00C24305" w:rsidP="00C24305">
      <w:pPr>
        <w:ind w:firstLine="720"/>
        <w:jc w:val="both"/>
      </w:pPr>
      <w:r>
        <w:t>Persoana fizică autorizată</w:t>
      </w:r>
      <w:r w:rsidR="001E4525" w:rsidRPr="00CE5718">
        <w:t>, adic</w:t>
      </w:r>
      <w:r>
        <w:t>ă</w:t>
      </w:r>
      <w:r w:rsidR="001E4525" w:rsidRPr="00CE5718">
        <w:t xml:space="preserve"> PFA, se define</w:t>
      </w:r>
      <w:r>
        <w:t>ște ca persoana autorizată să desfăș</w:t>
      </w:r>
      <w:r w:rsidR="004E7DB8">
        <w:t>oare orice activitate economică</w:t>
      </w:r>
      <w:r w:rsidR="001E4525" w:rsidRPr="00CE5718">
        <w:t xml:space="preserve"> permis</w:t>
      </w:r>
      <w:r>
        <w:t>ă</w:t>
      </w:r>
      <w:r w:rsidR="001E4525" w:rsidRPr="00CE5718">
        <w:t xml:space="preserve"> de lege, folosind </w:t>
      </w:r>
      <w:r>
        <w:t>în principal forța sa de muncă. Activitățile economice pe care o persoană fizică le poate desfăș</w:t>
      </w:r>
      <w:r w:rsidR="001E4525" w:rsidRPr="00CE5718">
        <w:t>ura ca PFA sunt ce</w:t>
      </w:r>
      <w:r>
        <w:t>le prevă</w:t>
      </w:r>
      <w:r w:rsidR="001E4525" w:rsidRPr="00CE5718">
        <w:t>zute de codul CAEN.</w:t>
      </w:r>
    </w:p>
    <w:p w:rsidR="001E4525" w:rsidRPr="00CE5718" w:rsidRDefault="00300404" w:rsidP="001E4525">
      <w:pPr>
        <w:jc w:val="both"/>
      </w:pPr>
      <w:r>
        <w:tab/>
      </w:r>
      <w:r w:rsidR="00C24305">
        <w:t>PFA-ul este cea mai simplă formă de organizare. Această formă</w:t>
      </w:r>
      <w:r w:rsidR="001E4525" w:rsidRPr="00CE5718">
        <w:t xml:space="preserve"> de organizare</w:t>
      </w:r>
      <w:r w:rsidR="00C24305">
        <w:t xml:space="preserve"> a fost gândită pentru prestări de servicii de mică anvergură. Î</w:t>
      </w:r>
      <w:r w:rsidR="001E4525" w:rsidRPr="00CE5718">
        <w:t>n acest ca</w:t>
      </w:r>
      <w:r w:rsidR="00C24305">
        <w:t>z contabilitatea poate fi ținută</w:t>
      </w:r>
      <w:r w:rsidR="004E7DB8">
        <w:t xml:space="preserve"> teoretic și de proprietar deoarece numă</w:t>
      </w:r>
      <w:r w:rsidR="001E4525" w:rsidRPr="00CE5718">
        <w:t>rul de documen</w:t>
      </w:r>
      <w:r w:rsidR="004E7DB8">
        <w:t>te obligatorii este mai mic decât î</w:t>
      </w:r>
      <w:r w:rsidR="001E4525" w:rsidRPr="00CE5718">
        <w:t>n cazul unei societ</w:t>
      </w:r>
      <w:r w:rsidR="004E7DB8">
        <w:t>ăț</w:t>
      </w:r>
      <w:r w:rsidR="001E4525" w:rsidRPr="00CE5718">
        <w:t xml:space="preserve">i </w:t>
      </w:r>
      <w:r w:rsidR="004E7DB8">
        <w:t>comerciale, etc. Persoana fizică</w:t>
      </w:r>
      <w:r w:rsidR="001E4525" w:rsidRPr="00CE5718">
        <w:t xml:space="preserve"> a</w:t>
      </w:r>
      <w:r w:rsidR="004E7DB8">
        <w:t>re libertatea de a alege locul și modul de desfășurare a activității precum ș</w:t>
      </w:r>
      <w:r w:rsidR="001E4525" w:rsidRPr="00CE5718">
        <w:t xml:space="preserve">i </w:t>
      </w:r>
      <w:r w:rsidR="000573EC">
        <w:t>programului de lucru, poate să</w:t>
      </w:r>
      <w:r w:rsidR="004E7DB8">
        <w:t xml:space="preserve"> își desfășoare activitatea pentru mai mulț</w:t>
      </w:r>
      <w:r w:rsidR="001E4525" w:rsidRPr="00CE5718">
        <w:t>i clie</w:t>
      </w:r>
      <w:r w:rsidR="004E7DB8">
        <w:t>nț</w:t>
      </w:r>
      <w:r w:rsidR="001E4525" w:rsidRPr="00CE5718">
        <w:t>i.</w:t>
      </w:r>
    </w:p>
    <w:p w:rsidR="00300404" w:rsidRDefault="00300404" w:rsidP="001E4525">
      <w:pPr>
        <w:jc w:val="both"/>
      </w:pPr>
    </w:p>
    <w:p w:rsidR="001E4525" w:rsidRPr="00CE5718" w:rsidRDefault="004E7DB8" w:rsidP="001E4525">
      <w:pPr>
        <w:jc w:val="both"/>
      </w:pPr>
      <w:r>
        <w:t>Contabilitatea în partidă simplă se aplică urmă</w:t>
      </w:r>
      <w:r w:rsidR="001E4525" w:rsidRPr="00CE5718">
        <w:t>toarelor categorii de contribuabili:</w:t>
      </w:r>
    </w:p>
    <w:p w:rsidR="001E4525" w:rsidRPr="00CE5718" w:rsidRDefault="004E7DB8" w:rsidP="00685A65">
      <w:pPr>
        <w:numPr>
          <w:ilvl w:val="0"/>
          <w:numId w:val="41"/>
        </w:numPr>
        <w:tabs>
          <w:tab w:val="left" w:pos="567"/>
        </w:tabs>
        <w:jc w:val="both"/>
      </w:pPr>
      <w:r>
        <w:t>persoanel</w:t>
      </w:r>
      <w:r w:rsidR="00844D75">
        <w:t>or</w:t>
      </w:r>
      <w:r>
        <w:t xml:space="preserve"> fizice ale că</w:t>
      </w:r>
      <w:r w:rsidR="001E4525" w:rsidRPr="00CE5718">
        <w:t>ror venituri sunt supuse impozitului pe venit in con</w:t>
      </w:r>
      <w:r>
        <w:t>formitate cu Codul Fiscal, al că</w:t>
      </w:r>
      <w:r w:rsidR="001E4525" w:rsidRPr="00CE5718">
        <w:t>ror v</w:t>
      </w:r>
      <w:r>
        <w:t>enit net anual este determinat î</w:t>
      </w:r>
      <w:r w:rsidR="001E4525" w:rsidRPr="00CE5718">
        <w:t>n sistem real, pe baza datel</w:t>
      </w:r>
      <w:r>
        <w:t>or din contabilitate, fiind  obț</w:t>
      </w:r>
      <w:r w:rsidR="001E4525" w:rsidRPr="00CE5718">
        <w:t>inut din</w:t>
      </w:r>
      <w:r>
        <w:t xml:space="preserve"> urmă</w:t>
      </w:r>
      <w:r w:rsidR="001E4525" w:rsidRPr="00CE5718">
        <w:t>toarele surse:</w:t>
      </w:r>
    </w:p>
    <w:p w:rsidR="001E4525" w:rsidRPr="00CE5718" w:rsidRDefault="004E7DB8" w:rsidP="00300404">
      <w:pPr>
        <w:ind w:firstLine="1276"/>
        <w:jc w:val="both"/>
      </w:pPr>
      <w:r>
        <w:t xml:space="preserve"> </w:t>
      </w:r>
      <w:r>
        <w:tab/>
        <w:t>-activităț</w:t>
      </w:r>
      <w:r w:rsidR="001E4525" w:rsidRPr="00CE5718">
        <w:t>i independente;</w:t>
      </w:r>
    </w:p>
    <w:p w:rsidR="001E4525" w:rsidRPr="00CE5718" w:rsidRDefault="004E7DB8" w:rsidP="00300404">
      <w:pPr>
        <w:ind w:firstLine="1276"/>
        <w:jc w:val="both"/>
      </w:pPr>
      <w:r>
        <w:t xml:space="preserve"> </w:t>
      </w:r>
      <w:r>
        <w:tab/>
        <w:t>-cedarea folosinț</w:t>
      </w:r>
      <w:r w:rsidR="001E4525" w:rsidRPr="00CE5718">
        <w:t>ei bunurilor</w:t>
      </w:r>
    </w:p>
    <w:p w:rsidR="001E4525" w:rsidRPr="00CE5718" w:rsidRDefault="004E7DB8" w:rsidP="00300404">
      <w:pPr>
        <w:ind w:firstLine="1276"/>
        <w:jc w:val="both"/>
      </w:pPr>
      <w:r>
        <w:t xml:space="preserve"> </w:t>
      </w:r>
      <w:r>
        <w:tab/>
        <w:t>-activități agricole, sivicultura ș</w:t>
      </w:r>
      <w:r w:rsidR="001E4525" w:rsidRPr="00CE5718">
        <w:t>i piscicultura.</w:t>
      </w:r>
    </w:p>
    <w:p w:rsidR="001E4525" w:rsidRPr="00CE5718" w:rsidRDefault="004E7DB8" w:rsidP="00685A65">
      <w:pPr>
        <w:numPr>
          <w:ilvl w:val="0"/>
          <w:numId w:val="41"/>
        </w:numPr>
        <w:tabs>
          <w:tab w:val="left" w:pos="567"/>
        </w:tabs>
        <w:jc w:val="both"/>
      </w:pPr>
      <w:r>
        <w:t>persoanel</w:t>
      </w:r>
      <w:r w:rsidR="00844D75">
        <w:t>or</w:t>
      </w:r>
      <w:r>
        <w:t xml:space="preserve"> sau entităț</w:t>
      </w:r>
      <w:r w:rsidR="001E4525" w:rsidRPr="00CE5718">
        <w:t>il</w:t>
      </w:r>
      <w:r w:rsidR="00844D75">
        <w:t>or</w:t>
      </w:r>
      <w:r>
        <w:t xml:space="preserve"> care, prin actul normativ de înființ</w:t>
      </w:r>
      <w:r w:rsidR="001E4525" w:rsidRPr="00CE5718">
        <w:t>are, prin legi speciale sau prin</w:t>
      </w:r>
      <w:r>
        <w:t xml:space="preserve"> alte acte normative, au obligația ț</w:t>
      </w:r>
      <w:r w:rsidR="001E4525" w:rsidRPr="00CE5718">
        <w:t xml:space="preserve">inerii </w:t>
      </w:r>
      <w:r>
        <w:t>contabilității în partidă simplă</w:t>
      </w:r>
      <w:r w:rsidR="001E4525" w:rsidRPr="00CE5718">
        <w:t>.</w:t>
      </w:r>
    </w:p>
    <w:p w:rsidR="00844D75" w:rsidRDefault="00844D75" w:rsidP="004E7DB8">
      <w:pPr>
        <w:ind w:firstLine="720"/>
        <w:jc w:val="both"/>
      </w:pPr>
    </w:p>
    <w:p w:rsidR="001E4525" w:rsidRPr="00CE5718" w:rsidRDefault="001E4525" w:rsidP="004E7DB8">
      <w:pPr>
        <w:ind w:firstLine="720"/>
        <w:jc w:val="both"/>
      </w:pPr>
      <w:r w:rsidRPr="00CE5718">
        <w:lastRenderedPageBreak/>
        <w:t>Persoanele fizice autorizate pot utiliza toate</w:t>
      </w:r>
      <w:r w:rsidR="004E7DB8">
        <w:t xml:space="preserve"> formularele sau doar o parte, în funcție de activitatea desfăș</w:t>
      </w:r>
      <w:r w:rsidRPr="00CE5718">
        <w:t>urat</w:t>
      </w:r>
      <w:r w:rsidR="000573EC">
        <w:t>ă</w:t>
      </w:r>
      <w:r w:rsidRPr="00CE5718">
        <w:t xml:space="preserve">. </w:t>
      </w:r>
      <w:r w:rsidR="004E7DB8">
        <w:t>Înregistrarea veniturilor în contabilitate î</w:t>
      </w:r>
      <w:r w:rsidRPr="00CE5718">
        <w:t xml:space="preserve">n </w:t>
      </w:r>
      <w:r w:rsidR="004E7DB8">
        <w:t>partidă simplă se ți</w:t>
      </w:r>
      <w:r w:rsidRPr="00CE5718">
        <w:t xml:space="preserve">ne </w:t>
      </w:r>
      <w:r w:rsidR="004E7DB8">
        <w:t>în funcți</w:t>
      </w:r>
      <w:r w:rsidRPr="00CE5718">
        <w:t>e de tipul veniturilor, astfel:</w:t>
      </w:r>
    </w:p>
    <w:p w:rsidR="001E4525" w:rsidRPr="00CE5718" w:rsidRDefault="004E7DB8" w:rsidP="00300404">
      <w:pPr>
        <w:ind w:firstLine="1134"/>
        <w:jc w:val="both"/>
      </w:pPr>
      <w:r>
        <w:t>-</w:t>
      </w:r>
      <w:r w:rsidR="00DA751B">
        <w:t xml:space="preserve"> </w:t>
      </w:r>
      <w:r>
        <w:t>venituri din activităț</w:t>
      </w:r>
      <w:r w:rsidR="001E4525" w:rsidRPr="00CE5718">
        <w:t>i de comer</w:t>
      </w:r>
      <w:r>
        <w:t>ț</w:t>
      </w:r>
      <w:r w:rsidR="001E4525" w:rsidRPr="00CE5718">
        <w:t>;</w:t>
      </w:r>
    </w:p>
    <w:p w:rsidR="001E4525" w:rsidRPr="00CE5718" w:rsidRDefault="001E4525" w:rsidP="00300404">
      <w:pPr>
        <w:ind w:firstLine="1134"/>
        <w:jc w:val="both"/>
      </w:pPr>
      <w:r w:rsidRPr="00CE5718">
        <w:t>-</w:t>
      </w:r>
      <w:r w:rsidR="00DA751B">
        <w:t xml:space="preserve"> </w:t>
      </w:r>
      <w:r w:rsidRPr="00CE5718">
        <w:t>venituri din profesii libere</w:t>
      </w:r>
    </w:p>
    <w:p w:rsidR="001E4525" w:rsidRPr="00CE5718" w:rsidRDefault="001E4525" w:rsidP="00300404">
      <w:pPr>
        <w:ind w:firstLine="1134"/>
        <w:jc w:val="both"/>
      </w:pPr>
      <w:r w:rsidRPr="00CE5718">
        <w:t>-</w:t>
      </w:r>
      <w:r w:rsidR="00DA751B">
        <w:t xml:space="preserve"> </w:t>
      </w:r>
      <w:r w:rsidRPr="00CE5718">
        <w:t>alte venituri.</w:t>
      </w:r>
    </w:p>
    <w:p w:rsidR="001E4525" w:rsidRPr="00CE5718" w:rsidRDefault="001E4525" w:rsidP="000573EC">
      <w:pPr>
        <w:ind w:firstLine="720"/>
        <w:jc w:val="both"/>
      </w:pPr>
      <w:r w:rsidRPr="00CE5718">
        <w:t>Contribuabilii care realizeaz</w:t>
      </w:r>
      <w:r w:rsidR="000573EC">
        <w:t>ă</w:t>
      </w:r>
      <w:r w:rsidRPr="00CE5718">
        <w:t xml:space="preserve"> venituri dintr-o sing</w:t>
      </w:r>
      <w:r w:rsidR="000573EC">
        <w:t>ura activitate trebuie să treacă totalul veniturilor î</w:t>
      </w:r>
      <w:r w:rsidRPr="00CE5718">
        <w:t>n Fi</w:t>
      </w:r>
      <w:r w:rsidR="000573EC">
        <w:t>sa de operaț</w:t>
      </w:r>
      <w:r w:rsidRPr="00CE5718">
        <w:t>iun</w:t>
      </w:r>
      <w:r w:rsidR="000573EC">
        <w:t>i diverse, iar pentru cei care încasează î</w:t>
      </w:r>
      <w:r w:rsidRPr="00CE5718">
        <w:t xml:space="preserve">n numerar </w:t>
      </w:r>
      <w:r w:rsidR="000573EC">
        <w:t>toate veniturile, le pot evidenția numai în Registrul-Jurnal de î</w:t>
      </w:r>
      <w:r w:rsidRPr="00CE5718">
        <w:t>ncas</w:t>
      </w:r>
      <w:r w:rsidR="000573EC">
        <w:t>ări și plăț</w:t>
      </w:r>
      <w:r w:rsidRPr="00CE5718">
        <w:t>i. Fi</w:t>
      </w:r>
      <w:r w:rsidR="000573EC">
        <w:t>ș</w:t>
      </w:r>
      <w:r w:rsidRPr="00CE5718">
        <w:t>a de opera</w:t>
      </w:r>
      <w:r w:rsidR="000573EC">
        <w:t>ț</w:t>
      </w:r>
      <w:r w:rsidRPr="00CE5718">
        <w:t>iuni d</w:t>
      </w:r>
      <w:r w:rsidR="000573EC">
        <w:t>iverse nu mai este obligatorie î</w:t>
      </w:r>
      <w:r w:rsidRPr="00CE5718">
        <w:t>n acest caz.</w:t>
      </w:r>
    </w:p>
    <w:p w:rsidR="001E4525" w:rsidRPr="00CE5718" w:rsidRDefault="00902902" w:rsidP="00685A65">
      <w:pPr>
        <w:ind w:firstLine="720"/>
        <w:jc w:val="both"/>
      </w:pPr>
      <w:r>
        <w:t>Contribuabilii trebuie să</w:t>
      </w:r>
      <w:r w:rsidR="000573EC">
        <w:t xml:space="preserve"> întocmească, î</w:t>
      </w:r>
      <w:r w:rsidR="001E4525" w:rsidRPr="00CE5718">
        <w:t>n</w:t>
      </w:r>
      <w:r w:rsidR="000573EC">
        <w:t xml:space="preserve"> funcție de activitatea desfășurată</w:t>
      </w:r>
      <w:r>
        <w:t>, de frecvenț</w:t>
      </w:r>
      <w:r w:rsidR="000573EC">
        <w:t>a încasă</w:t>
      </w:r>
      <w:r w:rsidR="001E4525" w:rsidRPr="00CE5718">
        <w:t>rii sau de tipul serviciil</w:t>
      </w:r>
      <w:r w:rsidR="000573EC">
        <w:t>or prestate, formularele Factură, Factură fiscală sau Chitanță. Ei au obligaț</w:t>
      </w:r>
      <w:r w:rsidR="001E4525" w:rsidRPr="00CE5718">
        <w:t>ia s</w:t>
      </w:r>
      <w:r w:rsidR="000573EC">
        <w:t>ă</w:t>
      </w:r>
      <w:r w:rsidR="001E4525" w:rsidRPr="00CE5718">
        <w:t xml:space="preserve"> </w:t>
      </w:r>
      <w:r w:rsidR="000573EC">
        <w:t>î</w:t>
      </w:r>
      <w:r w:rsidR="001E4525" w:rsidRPr="00CE5718">
        <w:t>ntocmeasc</w:t>
      </w:r>
      <w:r w:rsidR="000573EC">
        <w:t>ă factura pentru sumele î</w:t>
      </w:r>
      <w:r w:rsidR="001E4525" w:rsidRPr="00CE5718">
        <w:t>ncasate, at</w:t>
      </w:r>
      <w:r w:rsidR="000573EC">
        <w:t>ât pe bază de chitanță, bon fiscal cât ș</w:t>
      </w:r>
      <w:r w:rsidR="001E4525" w:rsidRPr="00CE5718">
        <w:t>i prin banc</w:t>
      </w:r>
      <w:r w:rsidR="000573EC">
        <w:t>ă în relaț</w:t>
      </w:r>
      <w:r w:rsidR="001E4525" w:rsidRPr="00CE5718">
        <w:t>ii</w:t>
      </w:r>
      <w:r w:rsidR="000573EC">
        <w:t>le cu persoanele juridice, iar în relaț</w:t>
      </w:r>
      <w:r w:rsidR="001E4525" w:rsidRPr="00CE5718">
        <w:t>iile c</w:t>
      </w:r>
      <w:r>
        <w:t>u persoanele fizice trebuie să</w:t>
      </w:r>
      <w:r w:rsidR="000573EC">
        <w:t xml:space="preserve"> întocmească factura, chitanța fiind î</w:t>
      </w:r>
      <w:r w:rsidR="001E4525" w:rsidRPr="00CE5718">
        <w:t>ntocmit</w:t>
      </w:r>
      <w:r w:rsidR="000573EC">
        <w:t>ă doar în cazul î</w:t>
      </w:r>
      <w:r w:rsidR="001E4525" w:rsidRPr="00CE5718">
        <w:t>ncas</w:t>
      </w:r>
      <w:r w:rsidR="000573EC">
        <w:t>ă</w:t>
      </w:r>
      <w:r>
        <w:t>rii î</w:t>
      </w:r>
      <w:r w:rsidR="001E4525" w:rsidRPr="00CE5718">
        <w:t>n numerar.</w:t>
      </w:r>
    </w:p>
    <w:p w:rsidR="001E4525" w:rsidRPr="00CE5718" w:rsidRDefault="00902902" w:rsidP="00902902">
      <w:pPr>
        <w:ind w:firstLine="720"/>
        <w:jc w:val="both"/>
      </w:pPr>
      <w:r>
        <w:t>Evidența cheltuielilor se ț</w:t>
      </w:r>
      <w:r w:rsidR="001E4525" w:rsidRPr="00CE5718">
        <w:t xml:space="preserve">ine </w:t>
      </w:r>
      <w:r>
        <w:t>în funcț</w:t>
      </w:r>
      <w:r w:rsidR="001E4525" w:rsidRPr="00CE5718">
        <w:t>ie de felul acestora:</w:t>
      </w:r>
    </w:p>
    <w:p w:rsidR="001E4525" w:rsidRPr="00CE5718" w:rsidRDefault="00902902" w:rsidP="00300404">
      <w:pPr>
        <w:ind w:firstLine="1134"/>
        <w:jc w:val="both"/>
      </w:pPr>
      <w:r>
        <w:t>-</w:t>
      </w:r>
      <w:r w:rsidR="00DA751B">
        <w:t xml:space="preserve"> </w:t>
      </w:r>
      <w:r>
        <w:t>cheltuieli î</w:t>
      </w:r>
      <w:r w:rsidR="001E4525" w:rsidRPr="00CE5718">
        <w:t>n interesul direct al activit</w:t>
      </w:r>
      <w:r>
        <w:t>ăț</w:t>
      </w:r>
      <w:r w:rsidR="001E4525" w:rsidRPr="00CE5718">
        <w:t>ii</w:t>
      </w:r>
      <w:r w:rsidR="00300404">
        <w:t>,</w:t>
      </w:r>
    </w:p>
    <w:p w:rsidR="001E4525" w:rsidRPr="00CE5718" w:rsidRDefault="001E4525" w:rsidP="00300404">
      <w:pPr>
        <w:ind w:firstLine="1134"/>
        <w:jc w:val="both"/>
      </w:pPr>
      <w:r w:rsidRPr="00CE5718">
        <w:t>-</w:t>
      </w:r>
      <w:r w:rsidR="00DA751B">
        <w:t xml:space="preserve"> </w:t>
      </w:r>
      <w:r w:rsidRPr="00CE5718">
        <w:t>cheltuieli de sponsorizare</w:t>
      </w:r>
      <w:r w:rsidR="00300404">
        <w:t>,</w:t>
      </w:r>
    </w:p>
    <w:p w:rsidR="001E4525" w:rsidRPr="00CE5718" w:rsidRDefault="001E4525" w:rsidP="00300404">
      <w:pPr>
        <w:ind w:firstLine="1134"/>
        <w:jc w:val="both"/>
      </w:pPr>
      <w:r w:rsidRPr="00CE5718">
        <w:t>-</w:t>
      </w:r>
      <w:r w:rsidR="00DA751B">
        <w:t xml:space="preserve"> </w:t>
      </w:r>
      <w:r w:rsidRPr="00CE5718">
        <w:t>cheltuieli de protocol</w:t>
      </w:r>
      <w:r w:rsidR="00300404">
        <w:t>,</w:t>
      </w:r>
    </w:p>
    <w:p w:rsidR="001E4525" w:rsidRPr="00CE5718" w:rsidRDefault="001E4525" w:rsidP="00300404">
      <w:pPr>
        <w:ind w:firstLine="1134"/>
        <w:jc w:val="both"/>
      </w:pPr>
      <w:r w:rsidRPr="00CE5718">
        <w:t>-</w:t>
      </w:r>
      <w:r w:rsidR="00DA751B">
        <w:t xml:space="preserve"> </w:t>
      </w:r>
      <w:r w:rsidRPr="00CE5718">
        <w:t>alte cheltuieli deductibile</w:t>
      </w:r>
      <w:r w:rsidR="00300404">
        <w:t>.</w:t>
      </w:r>
    </w:p>
    <w:p w:rsidR="001E4525" w:rsidRPr="00CE5718" w:rsidRDefault="001E4525" w:rsidP="00685A65">
      <w:pPr>
        <w:jc w:val="both"/>
      </w:pPr>
      <w:r w:rsidRPr="00CE5718">
        <w:t>P</w:t>
      </w:r>
      <w:r w:rsidR="00902902">
        <w:t>ersoanele fizice care realizează venituri din activități independente au următoarele obligaț</w:t>
      </w:r>
      <w:r w:rsidRPr="00CE5718">
        <w:t>ii:</w:t>
      </w:r>
    </w:p>
    <w:p w:rsidR="001E4525" w:rsidRPr="00CE5718" w:rsidRDefault="00902902" w:rsidP="00685A65">
      <w:pPr>
        <w:numPr>
          <w:ilvl w:val="0"/>
          <w:numId w:val="42"/>
        </w:numPr>
        <w:tabs>
          <w:tab w:val="left" w:pos="567"/>
        </w:tabs>
        <w:jc w:val="both"/>
      </w:pPr>
      <w:r>
        <w:t>să</w:t>
      </w:r>
      <w:r w:rsidR="001E4525" w:rsidRPr="00CE5718">
        <w:t xml:space="preserve"> orga</w:t>
      </w:r>
      <w:r>
        <w:t>nizeze contabilitatea în partidă simplă conform reglementarilor î</w:t>
      </w:r>
      <w:r w:rsidR="001E4525" w:rsidRPr="00CE5718">
        <w:t>n vigoare;</w:t>
      </w:r>
    </w:p>
    <w:p w:rsidR="001E4525" w:rsidRPr="00CE5718" w:rsidRDefault="001E4525" w:rsidP="00685A65">
      <w:pPr>
        <w:numPr>
          <w:ilvl w:val="0"/>
          <w:numId w:val="42"/>
        </w:numPr>
        <w:tabs>
          <w:tab w:val="left" w:pos="567"/>
        </w:tabs>
        <w:jc w:val="both"/>
      </w:pPr>
      <w:r w:rsidRPr="00CE5718">
        <w:t>s</w:t>
      </w:r>
      <w:r w:rsidR="00902902">
        <w:t>ă</w:t>
      </w:r>
      <w:r w:rsidRPr="00CE5718">
        <w:t xml:space="preserve"> </w:t>
      </w:r>
      <w:r w:rsidR="00902902">
        <w:t>completeze Registrul-Jurnal de încasări și plăț</w:t>
      </w:r>
      <w:r w:rsidRPr="00CE5718">
        <w:t>i, Registrul Inventar c</w:t>
      </w:r>
      <w:r w:rsidR="00902902">
        <w:t>ât ș</w:t>
      </w:r>
      <w:r w:rsidRPr="00CE5718">
        <w:t>i alte documente contabile.</w:t>
      </w:r>
    </w:p>
    <w:p w:rsidR="00300404" w:rsidRDefault="00300404" w:rsidP="00902902">
      <w:pPr>
        <w:ind w:firstLine="720"/>
        <w:jc w:val="both"/>
      </w:pPr>
    </w:p>
    <w:p w:rsidR="001E4525" w:rsidRPr="00CE5718" w:rsidRDefault="00902902" w:rsidP="00685A65">
      <w:pPr>
        <w:jc w:val="both"/>
      </w:pPr>
      <w:r>
        <w:t>Registrele utilizate în evidenț</w:t>
      </w:r>
      <w:r w:rsidR="001E4525" w:rsidRPr="00CE5718">
        <w:t>a unui PFA sunt:</w:t>
      </w:r>
    </w:p>
    <w:p w:rsidR="001E4525" w:rsidRPr="00CE5718" w:rsidRDefault="001E4525" w:rsidP="00685A65">
      <w:pPr>
        <w:numPr>
          <w:ilvl w:val="0"/>
          <w:numId w:val="43"/>
        </w:numPr>
        <w:tabs>
          <w:tab w:val="left" w:pos="567"/>
        </w:tabs>
        <w:jc w:val="both"/>
      </w:pPr>
      <w:r w:rsidRPr="00CE5718">
        <w:t xml:space="preserve">Registrul-Jurnal de </w:t>
      </w:r>
      <w:r w:rsidR="00B879CA">
        <w:t>încasări și plăț</w:t>
      </w:r>
      <w:r w:rsidRPr="00CE5718">
        <w:t xml:space="preserve">i </w:t>
      </w:r>
      <w:r w:rsidR="00B879CA">
        <w:t>în care contribuabilii î</w:t>
      </w:r>
      <w:r w:rsidRPr="00CE5718">
        <w:t>nr</w:t>
      </w:r>
      <w:r w:rsidR="00B879CA">
        <w:t>egistrează</w:t>
      </w:r>
      <w:r w:rsidRPr="00CE5718">
        <w:t xml:space="preserve"> opera</w:t>
      </w:r>
      <w:r w:rsidR="00B879CA">
        <w:t>ț</w:t>
      </w:r>
      <w:r w:rsidRPr="00CE5718">
        <w:t>iunile efectuate;</w:t>
      </w:r>
    </w:p>
    <w:p w:rsidR="001E4525" w:rsidRPr="00CE5718" w:rsidRDefault="001E4525" w:rsidP="00685A65">
      <w:pPr>
        <w:numPr>
          <w:ilvl w:val="0"/>
          <w:numId w:val="43"/>
        </w:numPr>
        <w:tabs>
          <w:tab w:val="left" w:pos="567"/>
        </w:tabs>
        <w:jc w:val="both"/>
      </w:pPr>
      <w:r w:rsidRPr="00CE5718">
        <w:t xml:space="preserve">Registrul Inventar </w:t>
      </w:r>
      <w:r w:rsidR="00B879CA">
        <w:t>în care se înregistrează</w:t>
      </w:r>
      <w:r w:rsidRPr="00CE5718">
        <w:t xml:space="preserve"> bunurile achizi</w:t>
      </w:r>
      <w:r w:rsidR="00B879CA">
        <w:t>ț</w:t>
      </w:r>
      <w:r w:rsidRPr="00CE5718">
        <w:t>ionate sau realizate;</w:t>
      </w:r>
    </w:p>
    <w:p w:rsidR="001E4525" w:rsidRPr="00CE5718" w:rsidRDefault="001E4525" w:rsidP="00685A65">
      <w:pPr>
        <w:numPr>
          <w:ilvl w:val="0"/>
          <w:numId w:val="43"/>
        </w:numPr>
        <w:tabs>
          <w:tab w:val="left" w:pos="567"/>
        </w:tabs>
        <w:jc w:val="both"/>
      </w:pPr>
      <w:r w:rsidRPr="00CE5718">
        <w:t>Registrul Unic de Control – solici</w:t>
      </w:r>
      <w:r w:rsidR="00B879CA">
        <w:t>tarea acestui registru se face î</w:t>
      </w:r>
      <w:r w:rsidRPr="00CE5718">
        <w:t>n termen de 30 zile de la constituirea punctului de lucru;</w:t>
      </w:r>
    </w:p>
    <w:p w:rsidR="001E4525" w:rsidRPr="00CE5718" w:rsidRDefault="001E4525" w:rsidP="00685A65">
      <w:pPr>
        <w:numPr>
          <w:ilvl w:val="0"/>
          <w:numId w:val="43"/>
        </w:numPr>
        <w:tabs>
          <w:tab w:val="left" w:pos="567"/>
        </w:tabs>
        <w:jc w:val="both"/>
      </w:pPr>
      <w:r w:rsidRPr="00CE5718">
        <w:t>Registrul d</w:t>
      </w:r>
      <w:r w:rsidR="00B879CA">
        <w:t>e evidentă</w:t>
      </w:r>
      <w:r w:rsidRPr="00CE5718">
        <w:t xml:space="preserve"> a salaria</w:t>
      </w:r>
      <w:r w:rsidR="00B879CA">
        <w:t>ț</w:t>
      </w:r>
      <w:r w:rsidRPr="00CE5718">
        <w:t xml:space="preserve">ilor </w:t>
      </w:r>
      <w:r w:rsidR="00B879CA">
        <w:t>în cazul î</w:t>
      </w:r>
      <w:r w:rsidRPr="00CE5718">
        <w:t>n care PFA are angaja</w:t>
      </w:r>
      <w:r w:rsidR="00B879CA">
        <w:t>ț</w:t>
      </w:r>
      <w:r w:rsidRPr="00CE5718">
        <w:t>i, trebuie s</w:t>
      </w:r>
      <w:r w:rsidR="00B879CA">
        <w:t>ă completeze acest registru și să-l î</w:t>
      </w:r>
      <w:r w:rsidRPr="00CE5718">
        <w:t>nregi</w:t>
      </w:r>
      <w:r w:rsidR="00B879CA">
        <w:t>streze la Inspectoratul de muncă de pe raza județului Timiș</w:t>
      </w:r>
      <w:r w:rsidRPr="00CE5718">
        <w:t>.</w:t>
      </w:r>
    </w:p>
    <w:p w:rsidR="00300404" w:rsidRDefault="00300404" w:rsidP="00B879CA">
      <w:pPr>
        <w:ind w:firstLine="720"/>
        <w:jc w:val="both"/>
      </w:pPr>
    </w:p>
    <w:p w:rsidR="001E4525" w:rsidRPr="00CE5718" w:rsidRDefault="00B879CA" w:rsidP="00685A65">
      <w:pPr>
        <w:jc w:val="both"/>
      </w:pPr>
      <w:r>
        <w:t>Mai exact î</w:t>
      </w:r>
      <w:r w:rsidR="001E4525" w:rsidRPr="00CE5718">
        <w:t>ncas</w:t>
      </w:r>
      <w:r>
        <w:t>ă</w:t>
      </w:r>
      <w:r w:rsidR="001E4525" w:rsidRPr="00CE5718">
        <w:t xml:space="preserve">rile din Registrul-Jurnal de </w:t>
      </w:r>
      <w:r>
        <w:t>î</w:t>
      </w:r>
      <w:r w:rsidR="001E4525" w:rsidRPr="00CE5718">
        <w:t>ncas</w:t>
      </w:r>
      <w:r>
        <w:t>ări ș</w:t>
      </w:r>
      <w:r w:rsidR="001E4525" w:rsidRPr="00CE5718">
        <w:t>i pl</w:t>
      </w:r>
      <w:r>
        <w:t>ă</w:t>
      </w:r>
      <w:r w:rsidR="001E4525" w:rsidRPr="00CE5718">
        <w:t>ti vor cuprinde:</w:t>
      </w:r>
    </w:p>
    <w:p w:rsidR="001E4525" w:rsidRPr="00CE5718" w:rsidRDefault="001E4525" w:rsidP="00685A65">
      <w:pPr>
        <w:numPr>
          <w:ilvl w:val="0"/>
          <w:numId w:val="44"/>
        </w:numPr>
        <w:tabs>
          <w:tab w:val="left" w:pos="1134"/>
        </w:tabs>
        <w:ind w:left="1276"/>
        <w:jc w:val="both"/>
      </w:pPr>
      <w:r w:rsidRPr="00CE5718">
        <w:t xml:space="preserve">sume </w:t>
      </w:r>
      <w:r w:rsidR="00B879CA">
        <w:t>încasate din desfăș</w:t>
      </w:r>
      <w:r w:rsidRPr="00CE5718">
        <w:t>urarea activit</w:t>
      </w:r>
      <w:r w:rsidR="00B879CA">
        <w:t>ăț</w:t>
      </w:r>
      <w:r w:rsidRPr="00CE5718">
        <w:t>ii;</w:t>
      </w:r>
    </w:p>
    <w:p w:rsidR="001E4525" w:rsidRPr="00CE5718" w:rsidRDefault="001E4525" w:rsidP="00685A65">
      <w:pPr>
        <w:numPr>
          <w:ilvl w:val="0"/>
          <w:numId w:val="44"/>
        </w:numPr>
        <w:tabs>
          <w:tab w:val="left" w:pos="1134"/>
        </w:tabs>
        <w:ind w:left="1276"/>
        <w:jc w:val="both"/>
      </w:pPr>
      <w:r w:rsidRPr="00CE5718">
        <w:t xml:space="preserve">aporturile </w:t>
      </w:r>
      <w:r w:rsidR="00B879CA">
        <w:t>în numerar sau prin conturi făcute la începerea activității sau în cursul desfăș</w:t>
      </w:r>
      <w:r w:rsidRPr="00CE5718">
        <w:t>ur</w:t>
      </w:r>
      <w:r w:rsidR="00B879CA">
        <w:t>ă</w:t>
      </w:r>
      <w:r w:rsidRPr="00CE5718">
        <w:t>rii acesteia;</w:t>
      </w:r>
    </w:p>
    <w:p w:rsidR="001E4525" w:rsidRPr="00CE5718" w:rsidRDefault="001E4525" w:rsidP="00685A65">
      <w:pPr>
        <w:numPr>
          <w:ilvl w:val="0"/>
          <w:numId w:val="44"/>
        </w:numPr>
        <w:tabs>
          <w:tab w:val="left" w:pos="1134"/>
        </w:tabs>
        <w:ind w:left="1276"/>
        <w:jc w:val="both"/>
      </w:pPr>
      <w:r w:rsidRPr="00CE5718">
        <w:t xml:space="preserve">sume primite sub forma de credite bancare sau </w:t>
      </w:r>
      <w:r w:rsidR="00B879CA">
        <w:t>î</w:t>
      </w:r>
      <w:r w:rsidRPr="00CE5718">
        <w:t>mprumuturi;</w:t>
      </w:r>
    </w:p>
    <w:p w:rsidR="001E4525" w:rsidRPr="00CE5718" w:rsidRDefault="00B879CA" w:rsidP="00685A65">
      <w:pPr>
        <w:numPr>
          <w:ilvl w:val="0"/>
          <w:numId w:val="44"/>
        </w:numPr>
        <w:tabs>
          <w:tab w:val="left" w:pos="1134"/>
        </w:tabs>
        <w:ind w:left="1276"/>
        <w:jc w:val="both"/>
      </w:pPr>
      <w:r>
        <w:t>sume primite ca despă</w:t>
      </w:r>
      <w:r w:rsidR="001E4525" w:rsidRPr="00CE5718">
        <w:t>gubiri;</w:t>
      </w:r>
    </w:p>
    <w:p w:rsidR="001E4525" w:rsidRPr="00CE5718" w:rsidRDefault="001E4525" w:rsidP="00685A65">
      <w:pPr>
        <w:numPr>
          <w:ilvl w:val="0"/>
          <w:numId w:val="44"/>
        </w:numPr>
        <w:tabs>
          <w:tab w:val="left" w:pos="1134"/>
        </w:tabs>
        <w:ind w:left="1276"/>
        <w:jc w:val="both"/>
      </w:pPr>
      <w:r w:rsidRPr="00CE5718">
        <w:t xml:space="preserve">sume primite sub </w:t>
      </w:r>
      <w:r w:rsidR="00B879CA">
        <w:t>forma de sponsorizări, mecenat sau donaț</w:t>
      </w:r>
      <w:r w:rsidRPr="00CE5718">
        <w:t>ii;</w:t>
      </w:r>
    </w:p>
    <w:p w:rsidR="001E4525" w:rsidRPr="00CE5718" w:rsidRDefault="00B879CA" w:rsidP="00685A65">
      <w:pPr>
        <w:numPr>
          <w:ilvl w:val="0"/>
          <w:numId w:val="44"/>
        </w:numPr>
        <w:tabs>
          <w:tab w:val="left" w:pos="1134"/>
        </w:tabs>
        <w:ind w:left="1276"/>
        <w:jc w:val="both"/>
      </w:pPr>
      <w:r>
        <w:t>subvenț</w:t>
      </w:r>
      <w:r w:rsidR="001E4525" w:rsidRPr="00CE5718">
        <w:t>ii;</w:t>
      </w:r>
    </w:p>
    <w:p w:rsidR="001E4525" w:rsidRPr="00CE5718" w:rsidRDefault="00B879CA" w:rsidP="00685A65">
      <w:pPr>
        <w:numPr>
          <w:ilvl w:val="0"/>
          <w:numId w:val="44"/>
        </w:numPr>
        <w:tabs>
          <w:tab w:val="left" w:pos="1134"/>
        </w:tabs>
        <w:ind w:left="1276"/>
        <w:jc w:val="both"/>
      </w:pPr>
      <w:r>
        <w:t>alte sume î</w:t>
      </w:r>
      <w:r w:rsidR="001E4525" w:rsidRPr="00CE5718">
        <w:t>ncasate.</w:t>
      </w:r>
    </w:p>
    <w:p w:rsidR="00DA751B" w:rsidRDefault="00DA751B" w:rsidP="001E4525">
      <w:pPr>
        <w:jc w:val="both"/>
      </w:pPr>
    </w:p>
    <w:p w:rsidR="001E4525" w:rsidRPr="00CE5718" w:rsidRDefault="009D063E" w:rsidP="001E4525">
      <w:pPr>
        <w:jc w:val="both"/>
      </w:pPr>
      <w:r>
        <w:t>Î</w:t>
      </w:r>
      <w:r w:rsidR="00B879CA">
        <w:t>n cazul plăț</w:t>
      </w:r>
      <w:r w:rsidR="001E4525" w:rsidRPr="00CE5718">
        <w:t>ilor, acestea vor cupr</w:t>
      </w:r>
      <w:r w:rsidR="00B879CA">
        <w:t>i</w:t>
      </w:r>
      <w:r w:rsidR="001E4525" w:rsidRPr="00CE5718">
        <w:t>nde:</w:t>
      </w:r>
    </w:p>
    <w:p w:rsidR="001E4525" w:rsidRPr="00CE5718" w:rsidRDefault="00B879CA" w:rsidP="00300404">
      <w:pPr>
        <w:ind w:firstLine="1134"/>
        <w:jc w:val="both"/>
      </w:pPr>
      <w:r>
        <w:t>-</w:t>
      </w:r>
      <w:r w:rsidR="00300404">
        <w:t xml:space="preserve"> </w:t>
      </w:r>
      <w:r>
        <w:t>plățile efectuate î</w:t>
      </w:r>
      <w:r w:rsidR="00B52F1D">
        <w:t>n cadrul activității desfăș</w:t>
      </w:r>
      <w:r w:rsidR="0043192B">
        <w:t>urate în scopul realiză</w:t>
      </w:r>
      <w:r w:rsidR="001E4525" w:rsidRPr="00CE5718">
        <w:t>rii de venituri;</w:t>
      </w:r>
    </w:p>
    <w:p w:rsidR="001E4525" w:rsidRPr="00CE5718" w:rsidRDefault="0043192B" w:rsidP="00300404">
      <w:pPr>
        <w:ind w:firstLine="1134"/>
        <w:jc w:val="both"/>
      </w:pPr>
      <w:r>
        <w:t>-</w:t>
      </w:r>
      <w:r w:rsidR="00300404">
        <w:t xml:space="preserve"> </w:t>
      </w:r>
      <w:r>
        <w:t>sumele reprezentând restituirea aporturilor î</w:t>
      </w:r>
      <w:r w:rsidR="001E4525" w:rsidRPr="00CE5718">
        <w:t>n nume</w:t>
      </w:r>
      <w:r>
        <w:t>rar ș</w:t>
      </w:r>
      <w:r w:rsidR="001E4525" w:rsidRPr="00CE5718">
        <w:t>i prin conturi bancare;</w:t>
      </w:r>
    </w:p>
    <w:p w:rsidR="001E4525" w:rsidRPr="00CE5718" w:rsidRDefault="0043192B" w:rsidP="00300404">
      <w:pPr>
        <w:ind w:firstLine="1134"/>
        <w:jc w:val="both"/>
      </w:pPr>
      <w:r>
        <w:t>-</w:t>
      </w:r>
      <w:r w:rsidR="00300404">
        <w:t xml:space="preserve"> </w:t>
      </w:r>
      <w:r>
        <w:t>sumele reprezentâ</w:t>
      </w:r>
      <w:r w:rsidR="001E4525" w:rsidRPr="00CE5718">
        <w:t>nd rambursar</w:t>
      </w:r>
      <w:r>
        <w:t>ea de credite bancare sau alte î</w:t>
      </w:r>
      <w:r w:rsidR="001E4525" w:rsidRPr="00CE5718">
        <w:t>mprumuturi;</w:t>
      </w:r>
    </w:p>
    <w:p w:rsidR="001E4525" w:rsidRPr="00CE5718" w:rsidRDefault="0043192B" w:rsidP="00300404">
      <w:pPr>
        <w:ind w:firstLine="1134"/>
        <w:jc w:val="both"/>
      </w:pPr>
      <w:r>
        <w:t>-</w:t>
      </w:r>
      <w:r w:rsidR="00300404">
        <w:t xml:space="preserve"> </w:t>
      </w:r>
      <w:r>
        <w:t>alte plă</w:t>
      </w:r>
      <w:r w:rsidR="009D063E">
        <w:t>ț</w:t>
      </w:r>
      <w:r>
        <w:t>i efectuate (de exemplu penalităț</w:t>
      </w:r>
      <w:r w:rsidR="001E4525" w:rsidRPr="00CE5718">
        <w:t>i, amenzi).</w:t>
      </w:r>
    </w:p>
    <w:p w:rsidR="001E4525" w:rsidRPr="00CE5718" w:rsidRDefault="001E4525" w:rsidP="001E4525">
      <w:pPr>
        <w:jc w:val="both"/>
      </w:pPr>
    </w:p>
    <w:p w:rsidR="00AD3ECB" w:rsidRPr="00CE5718" w:rsidRDefault="00AD3ECB" w:rsidP="001E4525">
      <w:pPr>
        <w:jc w:val="both"/>
      </w:pPr>
    </w:p>
    <w:p w:rsidR="001E4525" w:rsidRDefault="0043192B" w:rsidP="004962C2">
      <w:pPr>
        <w:pStyle w:val="Heading3"/>
      </w:pPr>
      <w:bookmarkStart w:id="39" w:name="_Toc454619803"/>
      <w:bookmarkStart w:id="40" w:name="_Toc454806985"/>
      <w:r>
        <w:t>NOȚIUNI PRACTICE ÎN CONTABILITATEA PRIMARĂ</w:t>
      </w:r>
      <w:r w:rsidR="001E4525" w:rsidRPr="00CE5718">
        <w:t xml:space="preserve"> PFA</w:t>
      </w:r>
      <w:bookmarkEnd w:id="39"/>
      <w:bookmarkEnd w:id="40"/>
    </w:p>
    <w:p w:rsidR="00407085" w:rsidRDefault="00407085" w:rsidP="00407085"/>
    <w:p w:rsidR="00407085" w:rsidRDefault="00407085" w:rsidP="00407085"/>
    <w:p w:rsidR="00407085" w:rsidDel="00E541FA" w:rsidRDefault="00B33342" w:rsidP="00685A65">
      <w:pPr>
        <w:ind w:firstLine="720"/>
        <w:jc w:val="both"/>
        <w:rPr>
          <w:del w:id="41" w:author="Constantin Taran" w:date="2016-07-01T19:57:00Z"/>
          <w:lang w:val="en-US"/>
        </w:rPr>
      </w:pPr>
      <w:r w:rsidRPr="00027570">
        <w:rPr>
          <w:i/>
        </w:rPr>
        <w:t>Registrul de evidență a lucrărilor</w:t>
      </w:r>
      <w:r>
        <w:t xml:space="preserve"> este important pentru o bună organizare a lucrărilor preluate </w:t>
      </w:r>
      <w:r w:rsidR="00AD3ECB">
        <w:t>de la clienți. Acest registru, î</w:t>
      </w:r>
      <w:r>
        <w:t xml:space="preserve">n cazul nostru, face legătura între </w:t>
      </w:r>
      <w:r w:rsidR="00AD3ECB">
        <w:t>lucrarea preluată de la client ș</w:t>
      </w:r>
      <w:r>
        <w:t>i depusă la OCPI/ANCPI, numărul primit și numărul de contract</w:t>
      </w:r>
      <w:r w:rsidR="00AD3ECB">
        <w:t xml:space="preserve"> primit. În acest tabel se poate vedea cu ușurință stadiul lucrării la OCPI/ANCPI, avizatorii/registratorii care se ocupă de ea, felul lucrării precum și termenul de soluționare.</w:t>
      </w:r>
      <w:r w:rsidR="00027570">
        <w:t xml:space="preserve"> O parte din acest tabel se poate vedea mai jos</w:t>
      </w:r>
      <w:r w:rsidR="00027570">
        <w:rPr>
          <w:lang w:val="en-US"/>
        </w:rPr>
        <w:t>:</w:t>
      </w:r>
    </w:p>
    <w:p w:rsidR="009D063E" w:rsidRPr="00027570" w:rsidRDefault="009D063E" w:rsidP="00685A65">
      <w:pPr>
        <w:ind w:firstLine="720"/>
        <w:jc w:val="both"/>
      </w:pPr>
    </w:p>
    <w:p w:rsidR="00F675FE" w:rsidRDefault="009D063E" w:rsidP="00685A65">
      <w:pPr>
        <w:pStyle w:val="Caption"/>
      </w:pPr>
      <w:r>
        <w:t xml:space="preserve">Tabel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7A492C">
        <w:noBreakHyphen/>
      </w:r>
      <w:r w:rsidR="00A472CD">
        <w:fldChar w:fldCharType="begin"/>
      </w:r>
      <w:r w:rsidR="00A472CD">
        <w:instrText xml:space="preserve"> SEQ Tabel \* ARABIC \s 1 </w:instrText>
      </w:r>
      <w:r w:rsidR="00A472CD">
        <w:fldChar w:fldCharType="separate"/>
      </w:r>
      <w:r w:rsidR="00E92C87">
        <w:rPr>
          <w:noProof/>
        </w:rPr>
        <w:t>1</w:t>
      </w:r>
      <w:r w:rsidR="00A472CD">
        <w:rPr>
          <w:noProof/>
        </w:rPr>
        <w:fldChar w:fldCharType="end"/>
      </w:r>
      <w:r>
        <w:t>. Stadiul lucrărilor înregistrate la OCPI/ANCPI</w:t>
      </w:r>
    </w:p>
    <w:p w:rsidR="00F675FE" w:rsidRDefault="005C5FA7" w:rsidP="00407085">
      <w:r>
        <w:rPr>
          <w:noProof/>
          <w:lang w:eastAsia="ro-RO"/>
        </w:rPr>
        <w:drawing>
          <wp:inline distT="0" distB="0" distL="0" distR="0" wp14:anchorId="7CA8E136" wp14:editId="75D4C60E">
            <wp:extent cx="5702060" cy="1188912"/>
            <wp:effectExtent l="19050" t="19050" r="13335" b="11430"/>
            <wp:docPr id="668" name="Picture 668" descr="Registru evidenta a lucrarilo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Registru evidenta a lucrarilor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2711" cy="1189048"/>
                    </a:xfrm>
                    <a:prstGeom prst="rect">
                      <a:avLst/>
                    </a:prstGeom>
                    <a:noFill/>
                    <a:ln w="6350" cmpd="sng">
                      <a:solidFill>
                        <a:srgbClr val="000000"/>
                      </a:solidFill>
                      <a:miter lim="800000"/>
                      <a:headEnd/>
                      <a:tailEnd/>
                    </a:ln>
                    <a:effectLst/>
                  </pic:spPr>
                </pic:pic>
              </a:graphicData>
            </a:graphic>
          </wp:inline>
        </w:drawing>
      </w:r>
    </w:p>
    <w:p w:rsidR="00F675FE" w:rsidRDefault="00F675FE" w:rsidP="00407085"/>
    <w:p w:rsidR="00F675FE" w:rsidRDefault="00027570" w:rsidP="00685A65">
      <w:pPr>
        <w:ind w:firstLine="720"/>
        <w:jc w:val="both"/>
        <w:rPr>
          <w:lang w:val="en-US"/>
        </w:rPr>
      </w:pPr>
      <w:r>
        <w:t>La preluarea unei lucrări, după o discuție în prealabil cu clientul</w:t>
      </w:r>
      <w:r w:rsidR="00E152E6">
        <w:t>,</w:t>
      </w:r>
      <w:r>
        <w:t xml:space="preserve"> se semnează un </w:t>
      </w:r>
      <w:r w:rsidRPr="00027570">
        <w:rPr>
          <w:i/>
        </w:rPr>
        <w:t>Contract-Notă de comandă</w:t>
      </w:r>
      <w:r>
        <w:rPr>
          <w:i/>
        </w:rPr>
        <w:t xml:space="preserve">. </w:t>
      </w:r>
      <w:r>
        <w:t xml:space="preserve">Acesta va cuprinde la început datele de identificare ale părților, apoi pe rând obiectul lucrării, termenul </w:t>
      </w:r>
      <w:r w:rsidR="00E152E6">
        <w:t>de execuție și onorariul. Acest contract</w:t>
      </w:r>
      <w:r>
        <w:t xml:space="preserve"> va fi semnat de ambele părți</w:t>
      </w:r>
      <w:r w:rsidR="00E152E6">
        <w:t xml:space="preserve"> în dublu exemplar</w:t>
      </w:r>
      <w:r>
        <w:t>. La obiectul lucrării se descrie ce anume se dorește de la PFA să execute</w:t>
      </w:r>
      <w:r w:rsidR="00E152E6">
        <w:t>, iar la termenul de execuție se stabilește împreună cu clientul durata contractului. Aici în contract se mai pot preciza diverse condiții în funcție de situație.</w:t>
      </w:r>
      <w:r w:rsidR="00407FB0">
        <w:t xml:space="preserve"> Un exemplu de contract este redat mai jos</w:t>
      </w:r>
      <w:r w:rsidR="00407FB0">
        <w:rPr>
          <w:lang w:val="en-US"/>
        </w:rPr>
        <w:t>:</w:t>
      </w:r>
    </w:p>
    <w:p w:rsidR="00407FB0" w:rsidRPr="00685A65" w:rsidRDefault="00407FB0" w:rsidP="00027570">
      <w:pPr>
        <w:ind w:firstLine="720"/>
        <w:rPr>
          <w:sz w:val="6"/>
          <w:szCs w:val="6"/>
          <w:lang w:val="en-US"/>
        </w:rPr>
      </w:pPr>
    </w:p>
    <w:p w:rsidR="00F675FE" w:rsidRDefault="005C5FA7" w:rsidP="00685A65">
      <w:pPr>
        <w:jc w:val="center"/>
      </w:pPr>
      <w:r>
        <w:rPr>
          <w:noProof/>
          <w:lang w:eastAsia="ro-RO"/>
        </w:rPr>
        <w:drawing>
          <wp:inline distT="0" distB="0" distL="0" distR="0" wp14:anchorId="68408769" wp14:editId="0E97BB70">
            <wp:extent cx="4597400" cy="4047214"/>
            <wp:effectExtent l="19050" t="19050" r="12700" b="10795"/>
            <wp:docPr id="669" name="Picture 669" descr="Contract-Nota de comand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ontract-Nota de comanda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7631" cy="4047417"/>
                    </a:xfrm>
                    <a:prstGeom prst="rect">
                      <a:avLst/>
                    </a:prstGeom>
                    <a:noFill/>
                    <a:ln w="6350" cmpd="sng">
                      <a:solidFill>
                        <a:srgbClr val="000000"/>
                      </a:solidFill>
                      <a:miter lim="800000"/>
                      <a:headEnd/>
                      <a:tailEnd/>
                    </a:ln>
                    <a:effectLst/>
                  </pic:spPr>
                </pic:pic>
              </a:graphicData>
            </a:graphic>
          </wp:inline>
        </w:drawing>
      </w:r>
    </w:p>
    <w:p w:rsidR="003936A0" w:rsidRDefault="009D063E" w:rsidP="00685A65">
      <w:pPr>
        <w:pStyle w:val="Caption"/>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w:t>
      </w:r>
      <w:r w:rsidR="00A472CD">
        <w:rPr>
          <w:noProof/>
        </w:rPr>
        <w:fldChar w:fldCharType="end"/>
      </w:r>
      <w:r>
        <w:t>. Exemplu de contract</w:t>
      </w:r>
    </w:p>
    <w:p w:rsidR="009D063E" w:rsidRPr="009D063E" w:rsidRDefault="009D063E" w:rsidP="00685A65"/>
    <w:p w:rsidR="00F675FE" w:rsidRPr="00FD2B06" w:rsidRDefault="00FD2B06" w:rsidP="00685A65">
      <w:pPr>
        <w:ind w:firstLine="720"/>
        <w:jc w:val="both"/>
      </w:pPr>
      <w:r>
        <w:lastRenderedPageBreak/>
        <w:t>După</w:t>
      </w:r>
      <w:r w:rsidR="00407FB0">
        <w:t xml:space="preserve"> realizarea în teren a unei lucrări</w:t>
      </w:r>
      <w:r>
        <w:t xml:space="preserve"> și după finalizarea lucrării la OCPI</w:t>
      </w:r>
      <w:r w:rsidR="00407FB0">
        <w:t xml:space="preserve"> se va semna cu proprietarul un </w:t>
      </w:r>
      <w:r w:rsidR="00407FB0" w:rsidRPr="00407FB0">
        <w:rPr>
          <w:i/>
        </w:rPr>
        <w:t>Proces-verbal</w:t>
      </w:r>
      <w:r>
        <w:rPr>
          <w:i/>
        </w:rPr>
        <w:t xml:space="preserve"> </w:t>
      </w:r>
      <w:r>
        <w:t xml:space="preserve">în care se va trece foarte clar ce acte au fost primite </w:t>
      </w:r>
      <w:r w:rsidR="009D063E">
        <w:t>ș</w:t>
      </w:r>
      <w:r>
        <w:t>i predate și ce anume s-a executat de către PFA. Acest proces verbal diferă de la caz la caz în funcție de ce anume se dorește să se execute. Unul din modelele de proces-verbal este prezentat mai jos</w:t>
      </w:r>
      <w:r w:rsidR="00300404">
        <w:t xml:space="preserve">, în </w:t>
      </w:r>
      <w:r w:rsidR="00300404">
        <w:fldChar w:fldCharType="begin"/>
      </w:r>
      <w:r w:rsidR="00300404">
        <w:instrText xml:space="preserve"> REF _Ref454797503 \h </w:instrText>
      </w:r>
      <w:r w:rsidR="00300404">
        <w:fldChar w:fldCharType="separate"/>
      </w:r>
      <w:r w:rsidR="00E92C87">
        <w:t xml:space="preserve">Figura  </w:t>
      </w:r>
      <w:r w:rsidR="00E92C87">
        <w:rPr>
          <w:noProof/>
        </w:rPr>
        <w:t>1</w:t>
      </w:r>
      <w:r w:rsidR="00E92C87">
        <w:noBreakHyphen/>
      </w:r>
      <w:r w:rsidR="00E92C87">
        <w:rPr>
          <w:noProof/>
        </w:rPr>
        <w:t>2</w:t>
      </w:r>
      <w:r w:rsidR="00300404">
        <w:fldChar w:fldCharType="end"/>
      </w:r>
      <w:r>
        <w:rPr>
          <w:lang w:val="en-US"/>
        </w:rPr>
        <w:t>:</w:t>
      </w:r>
    </w:p>
    <w:p w:rsidR="00F675FE" w:rsidRDefault="00F675FE" w:rsidP="00407085"/>
    <w:p w:rsidR="00B33342" w:rsidRDefault="005C5FA7" w:rsidP="00685A65">
      <w:pPr>
        <w:jc w:val="center"/>
      </w:pPr>
      <w:r>
        <w:rPr>
          <w:noProof/>
          <w:lang w:eastAsia="ro-RO"/>
        </w:rPr>
        <w:drawing>
          <wp:inline distT="0" distB="0" distL="0" distR="0" wp14:anchorId="1958D753" wp14:editId="0049497F">
            <wp:extent cx="5693410" cy="3363595"/>
            <wp:effectExtent l="19050" t="19050" r="21590" b="27305"/>
            <wp:docPr id="670" name="Picture 670" descr="PV de trasa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PV de trasare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3410" cy="3363595"/>
                    </a:xfrm>
                    <a:prstGeom prst="rect">
                      <a:avLst/>
                    </a:prstGeom>
                    <a:noFill/>
                    <a:ln w="6350" cmpd="sng">
                      <a:solidFill>
                        <a:srgbClr val="000000"/>
                      </a:solidFill>
                      <a:miter lim="800000"/>
                      <a:headEnd/>
                      <a:tailEnd/>
                    </a:ln>
                    <a:effectLst/>
                  </pic:spPr>
                </pic:pic>
              </a:graphicData>
            </a:graphic>
          </wp:inline>
        </w:drawing>
      </w:r>
    </w:p>
    <w:p w:rsidR="00B33342" w:rsidRDefault="009D063E" w:rsidP="00685A65">
      <w:pPr>
        <w:pStyle w:val="Caption"/>
      </w:pPr>
      <w:bookmarkStart w:id="42" w:name="_Ref454797503"/>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2</w:t>
      </w:r>
      <w:r w:rsidR="00A472CD">
        <w:rPr>
          <w:noProof/>
        </w:rPr>
        <w:fldChar w:fldCharType="end"/>
      </w:r>
      <w:bookmarkEnd w:id="42"/>
      <w:r>
        <w:t>. Model de proces verbal</w:t>
      </w:r>
    </w:p>
    <w:p w:rsidR="00290467" w:rsidRDefault="00290467" w:rsidP="00407085"/>
    <w:p w:rsidR="00290467" w:rsidRDefault="00290467" w:rsidP="00685A65">
      <w:pPr>
        <w:ind w:firstLine="720"/>
        <w:jc w:val="both"/>
      </w:pPr>
      <w:r>
        <w:t>După ce au fost finalizate cele de mai sus, la final de lună PFA-ul își notează, pe baza facturilor, bonurilor fiscale, chitanțelor</w:t>
      </w:r>
      <w:r w:rsidR="003A5889">
        <w:t xml:space="preserve"> operațiunile efectuate în acea lună, indiferent dac</w:t>
      </w:r>
      <w:r w:rsidR="006B29C1">
        <w:t>ă</w:t>
      </w:r>
      <w:r w:rsidR="003A5889">
        <w:t xml:space="preserve"> sunt încasări sau plăți.</w:t>
      </w:r>
      <w:r w:rsidR="00D805E5">
        <w:t xml:space="preserve"> Acest tabel este copia fidelă a registrului de încasări </w:t>
      </w:r>
      <w:r w:rsidR="006B29C1">
        <w:t>ș</w:t>
      </w:r>
      <w:r w:rsidR="00D805E5">
        <w:t>i plăți analogic.</w:t>
      </w:r>
    </w:p>
    <w:p w:rsidR="00B33342" w:rsidRDefault="00B33342" w:rsidP="00407085"/>
    <w:p w:rsidR="007745AA" w:rsidRDefault="005C5FA7" w:rsidP="00407085">
      <w:r>
        <w:rPr>
          <w:noProof/>
          <w:lang w:eastAsia="ro-RO"/>
        </w:rPr>
        <w:drawing>
          <wp:inline distT="0" distB="0" distL="0" distR="0" wp14:anchorId="2A37F4F6" wp14:editId="3FBD39F0">
            <wp:extent cx="5716905" cy="2115185"/>
            <wp:effectExtent l="19050" t="19050" r="17145" b="18415"/>
            <wp:docPr id="671" name="Picture 671" descr="Jurnal de incasari si plat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Jurnal de incasari si plati_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2115185"/>
                    </a:xfrm>
                    <a:prstGeom prst="rect">
                      <a:avLst/>
                    </a:prstGeom>
                    <a:noFill/>
                    <a:ln w="6350" cmpd="sng">
                      <a:solidFill>
                        <a:srgbClr val="000000"/>
                      </a:solidFill>
                      <a:miter lim="800000"/>
                      <a:headEnd/>
                      <a:tailEnd/>
                    </a:ln>
                    <a:effectLst/>
                  </pic:spPr>
                </pic:pic>
              </a:graphicData>
            </a:graphic>
          </wp:inline>
        </w:drawing>
      </w:r>
    </w:p>
    <w:p w:rsidR="00407085" w:rsidRDefault="006B29C1" w:rsidP="00685A65">
      <w:pPr>
        <w:pStyle w:val="Caption"/>
      </w:pPr>
      <w:bookmarkStart w:id="43" w:name="_Ref454797488"/>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3</w:t>
      </w:r>
      <w:r w:rsidR="00A472CD">
        <w:rPr>
          <w:noProof/>
        </w:rPr>
        <w:fldChar w:fldCharType="end"/>
      </w:r>
      <w:bookmarkEnd w:id="43"/>
      <w:r>
        <w:t>. Registru de încasări și plăți</w:t>
      </w:r>
    </w:p>
    <w:p w:rsidR="006B29C1" w:rsidRDefault="006B29C1" w:rsidP="006B29C1"/>
    <w:p w:rsidR="006B29C1" w:rsidRDefault="006B29C1" w:rsidP="006B29C1"/>
    <w:p w:rsidR="00DA751B" w:rsidRDefault="00DA751B" w:rsidP="006B29C1"/>
    <w:p w:rsidR="00DA751B" w:rsidRDefault="00DA751B" w:rsidP="006B29C1"/>
    <w:p w:rsidR="00DA751B" w:rsidRDefault="00DA751B" w:rsidP="006B29C1"/>
    <w:p w:rsidR="00DA751B" w:rsidRPr="006B29C1" w:rsidRDefault="00DA751B" w:rsidP="006B29C1"/>
    <w:p w:rsidR="00407085" w:rsidRDefault="00407085" w:rsidP="00F27348">
      <w:pPr>
        <w:pStyle w:val="Heading2"/>
      </w:pPr>
      <w:bookmarkStart w:id="44" w:name="_Toc454619804"/>
      <w:bookmarkStart w:id="45" w:name="_Toc454806986"/>
      <w:r>
        <w:lastRenderedPageBreak/>
        <w:t>PREZENTAREA MEDIULUI DE DEZVOLTARE A APLICAȚIEI</w:t>
      </w:r>
      <w:bookmarkEnd w:id="44"/>
      <w:bookmarkEnd w:id="45"/>
    </w:p>
    <w:p w:rsidR="00EB6691" w:rsidRDefault="00EB6691" w:rsidP="00EB6691"/>
    <w:p w:rsidR="000E2146" w:rsidRDefault="00300404" w:rsidP="00685A65">
      <w:pPr>
        <w:jc w:val="both"/>
      </w:pPr>
      <w:r>
        <w:tab/>
      </w:r>
      <w:r w:rsidR="00EB6691">
        <w:t>Pentru dezvoltarea prezentei aplicații s-a optat pentru limbajul de programare C# (</w:t>
      </w:r>
      <w:r w:rsidR="000E2146">
        <w:t>#Sharp</w:t>
      </w:r>
      <w:r w:rsidR="00EB6691">
        <w:t xml:space="preserve">) </w:t>
      </w:r>
      <w:r w:rsidR="000E2146">
        <w:t xml:space="preserve">dezvoltat de către compania Microsoft, limbajul fiind unul modern, foarte puternic </w:t>
      </w:r>
      <w:r w:rsidR="006B29C1">
        <w:t>ș</w:t>
      </w:r>
      <w:r w:rsidR="000E2146">
        <w:t xml:space="preserve">i total orientat pe obiect (O.O.P). Acesta vine cu un I.D.E excepțional, Visual Studio și are </w:t>
      </w:r>
      <w:r w:rsidR="006B29C1">
        <w:t>î</w:t>
      </w:r>
      <w:r w:rsidR="000E2146">
        <w:t xml:space="preserve">n spate unul din cele mai puternice Framework-uri  de pe piață la ora actuală și anume </w:t>
      </w:r>
      <w:r w:rsidR="000E2146" w:rsidRPr="000E2146">
        <w:rPr>
          <w:b/>
        </w:rPr>
        <w:t>.</w:t>
      </w:r>
      <w:r w:rsidR="000E2146">
        <w:rPr>
          <w:b/>
        </w:rPr>
        <w:t>NET</w:t>
      </w:r>
      <w:r w:rsidR="000E2146">
        <w:t>.</w:t>
      </w:r>
    </w:p>
    <w:p w:rsidR="00EB6691" w:rsidRDefault="00EB6691" w:rsidP="000E2146"/>
    <w:p w:rsidR="00476378" w:rsidRDefault="00563436" w:rsidP="00476378">
      <w:pPr>
        <w:pStyle w:val="Heading3"/>
      </w:pPr>
      <w:bookmarkStart w:id="46" w:name="_Toc454619805"/>
      <w:bookmarkStart w:id="47" w:name="_Toc454806987"/>
      <w:r>
        <w:t>SCURTĂ PREZENTARE A PLATFORMEI .NET</w:t>
      </w:r>
      <w:bookmarkEnd w:id="46"/>
      <w:bookmarkEnd w:id="47"/>
    </w:p>
    <w:p w:rsidR="00476378" w:rsidRDefault="00476378" w:rsidP="000E2146"/>
    <w:p w:rsidR="008B75B2" w:rsidRDefault="008B75B2" w:rsidP="00685A65">
      <w:pPr>
        <w:jc w:val="both"/>
      </w:pPr>
      <w:r>
        <w:tab/>
      </w:r>
      <w:r w:rsidRPr="00685A65">
        <w:rPr>
          <w:b/>
        </w:rPr>
        <w:t>.NET</w:t>
      </w:r>
      <w:r>
        <w:t xml:space="preserve"> este un Framework pentru dezvoltarea software unitară care permite </w:t>
      </w:r>
      <w:r w:rsidR="00C45001">
        <w:t xml:space="preserve">atât </w:t>
      </w:r>
      <w:r>
        <w:t>dezvoltare</w:t>
      </w:r>
      <w:r w:rsidR="00C45001">
        <w:t>a</w:t>
      </w:r>
      <w:r>
        <w:t xml:space="preserve"> precum și rularea aplicațiilor Windows, atât desktop c</w:t>
      </w:r>
      <w:r w:rsidR="00C45001">
        <w:t>â</w:t>
      </w:r>
      <w:r>
        <w:t>t și WEB.</w:t>
      </w:r>
    </w:p>
    <w:p w:rsidR="008B75B2" w:rsidRDefault="008B75B2" w:rsidP="00685A65">
      <w:pPr>
        <w:ind w:firstLine="720"/>
        <w:jc w:val="both"/>
      </w:pPr>
      <w:r>
        <w:t>Framework-ul îmbină mai multe tehnologii laolaltă (ASP,XAML,OOP,</w:t>
      </w:r>
      <w:r w:rsidR="00660996">
        <w:t xml:space="preserve"> SOAP, etc) și limbaje de programare (C#, VB.NET, SQL, C++, F#, C++/CLI), asigurând portabilitate a codului compilat pe orice calculator ce rulează Windows.</w:t>
      </w:r>
    </w:p>
    <w:p w:rsidR="00660996" w:rsidRDefault="00660996" w:rsidP="00685A65">
      <w:pPr>
        <w:ind w:firstLine="720"/>
        <w:jc w:val="both"/>
      </w:pPr>
      <w:r>
        <w:t xml:space="preserve">Toate limbajele de programare incluse în platforma .NET trebuie să respecte </w:t>
      </w:r>
      <w:r w:rsidR="00F8451B">
        <w:t>o serie de specificații OOP numite ”</w:t>
      </w:r>
      <w:r w:rsidR="00F8451B" w:rsidRPr="00F8451B">
        <w:rPr>
          <w:i/>
        </w:rPr>
        <w:t>Common Type System</w:t>
      </w:r>
      <w:r w:rsidR="00F8451B">
        <w:t>”</w:t>
      </w:r>
      <w:r>
        <w:t xml:space="preserve"> </w:t>
      </w:r>
      <w:r w:rsidR="00F8451B">
        <w:t>. Elementele de bază ale ”</w:t>
      </w:r>
      <w:r w:rsidR="00F8451B" w:rsidRPr="00F8451B">
        <w:rPr>
          <w:i/>
        </w:rPr>
        <w:t>Common Type System</w:t>
      </w:r>
      <w:r w:rsidR="00F8451B">
        <w:t xml:space="preserve"> ” sunt: </w:t>
      </w:r>
    </w:p>
    <w:p w:rsidR="00F8451B" w:rsidRDefault="00F8451B" w:rsidP="00B91FCC">
      <w:pPr>
        <w:numPr>
          <w:ilvl w:val="0"/>
          <w:numId w:val="4"/>
        </w:numPr>
      </w:pPr>
      <w:r>
        <w:t>Clase , Interfețe, Delegări</w:t>
      </w:r>
    </w:p>
    <w:p w:rsidR="00F8451B" w:rsidRDefault="00F8451B" w:rsidP="00B91FCC">
      <w:pPr>
        <w:numPr>
          <w:ilvl w:val="0"/>
          <w:numId w:val="4"/>
        </w:numPr>
      </w:pPr>
      <w:r>
        <w:t>Tipuri valoare, Tipuri Referință</w:t>
      </w:r>
    </w:p>
    <w:p w:rsidR="00F8451B" w:rsidRDefault="00F8451B" w:rsidP="00685A65">
      <w:pPr>
        <w:numPr>
          <w:ilvl w:val="0"/>
          <w:numId w:val="4"/>
        </w:numPr>
        <w:jc w:val="both"/>
      </w:pPr>
      <w:r>
        <w:t>Mecanisme: moștenire, polimorfism, gestionarea și tratarea excepțiilor</w:t>
      </w:r>
      <w:r w:rsidR="006B29C1">
        <w:t>.</w:t>
      </w:r>
    </w:p>
    <w:p w:rsidR="00F8451B" w:rsidRDefault="00461387" w:rsidP="00685A65">
      <w:pPr>
        <w:ind w:firstLine="720"/>
        <w:jc w:val="both"/>
      </w:pPr>
      <w:r>
        <w:t>Platforma comună pe care se execută programele este numită ”</w:t>
      </w:r>
      <w:r w:rsidRPr="00461387">
        <w:rPr>
          <w:i/>
        </w:rPr>
        <w:t>Common Language Runtime</w:t>
      </w:r>
      <w:r>
        <w:t xml:space="preserve">” CLR,  din care face parte </w:t>
      </w:r>
      <w:r w:rsidR="006B29C1">
        <w:t>ș</w:t>
      </w:r>
      <w:r>
        <w:t>i CTS –ul.</w:t>
      </w:r>
    </w:p>
    <w:p w:rsidR="00461387" w:rsidRDefault="00461387" w:rsidP="00F8451B"/>
    <w:p w:rsidR="001E4525" w:rsidRPr="00CE5718" w:rsidRDefault="005C5FA7" w:rsidP="00685A65">
      <w:pPr>
        <w:jc w:val="center"/>
      </w:pPr>
      <w:r>
        <w:rPr>
          <w:noProof/>
          <w:lang w:eastAsia="ro-RO"/>
        </w:rPr>
        <w:drawing>
          <wp:inline distT="0" distB="0" distL="0" distR="0" wp14:anchorId="173B29BB" wp14:editId="53BC9AF6">
            <wp:extent cx="4548559" cy="2846717"/>
            <wp:effectExtent l="190500" t="190500" r="194945" b="182245"/>
            <wp:docPr id="808" name="Picture 808" descr="microArhitect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microArhitectura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6351" cy="2845335"/>
                    </a:xfrm>
                    <a:prstGeom prst="rect">
                      <a:avLst/>
                    </a:prstGeom>
                    <a:ln>
                      <a:noFill/>
                    </a:ln>
                    <a:effectLst>
                      <a:outerShdw blurRad="190500" algn="tl" rotWithShape="0">
                        <a:srgbClr val="000000">
                          <a:alpha val="70000"/>
                        </a:srgbClr>
                      </a:outerShdw>
                    </a:effectLst>
                  </pic:spPr>
                </pic:pic>
              </a:graphicData>
            </a:graphic>
          </wp:inline>
        </w:drawing>
      </w:r>
    </w:p>
    <w:p w:rsidR="001E4525" w:rsidRPr="00CE5718" w:rsidRDefault="005C5FA7" w:rsidP="001E4525">
      <w:pPr>
        <w:jc w:val="both"/>
      </w:pPr>
      <w:r>
        <w:rPr>
          <w:noProof/>
          <w:lang w:eastAsia="ro-RO"/>
        </w:rPr>
        <mc:AlternateContent>
          <mc:Choice Requires="wps">
            <w:drawing>
              <wp:anchor distT="0" distB="0" distL="114300" distR="114300" simplePos="0" relativeHeight="251655168" behindDoc="0" locked="0" layoutInCell="1" allowOverlap="1" wp14:anchorId="1C0A4827" wp14:editId="517ED07E">
                <wp:simplePos x="0" y="0"/>
                <wp:positionH relativeFrom="column">
                  <wp:posOffset>508000</wp:posOffset>
                </wp:positionH>
                <wp:positionV relativeFrom="paragraph">
                  <wp:posOffset>142875</wp:posOffset>
                </wp:positionV>
                <wp:extent cx="4743450" cy="184150"/>
                <wp:effectExtent l="0" t="0" r="2540" b="0"/>
                <wp:wrapSquare wrapText="bothSides"/>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18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0672" w:rsidRPr="00B46589" w:rsidRDefault="00FD0672" w:rsidP="006B29C1">
                            <w:pPr>
                              <w:pStyle w:val="Caption"/>
                              <w:rPr>
                                <w:noProof/>
                                <w:sz w:val="24"/>
                                <w:szCs w:val="24"/>
                              </w:rPr>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noBreakHyphen/>
                            </w:r>
                            <w:r w:rsidR="00A472CD">
                              <w:fldChar w:fldCharType="begin"/>
                            </w:r>
                            <w:r w:rsidR="00A472CD">
                              <w:instrText xml:space="preserve"> SEQ Figura_ \* ARABIC \s 1 </w:instrText>
                            </w:r>
                            <w:r w:rsidR="00A472CD">
                              <w:fldChar w:fldCharType="separate"/>
                            </w:r>
                            <w:r w:rsidR="00E92C87">
                              <w:rPr>
                                <w:noProof/>
                              </w:rPr>
                              <w:t>4</w:t>
                            </w:r>
                            <w:r w:rsidR="00A472CD">
                              <w:rPr>
                                <w:noProof/>
                              </w:rPr>
                              <w:fldChar w:fldCharType="end"/>
                            </w:r>
                            <w:r>
                              <w:t>. Arhitectura .NET Sursa: Microsoft MSDN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C0A4827" id="_x0000_t202" coordsize="21600,21600" o:spt="202" path="m,l,21600r21600,l21600,xe">
                <v:stroke joinstyle="miter"/>
                <v:path gradientshapeok="t" o:connecttype="rect"/>
              </v:shapetype>
              <v:shape id="Text Box 7" o:spid="_x0000_s1026" type="#_x0000_t202" style="position:absolute;left:0;text-align:left;margin-left:40pt;margin-top:11.25pt;width:373.5pt;height: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" stroked="f">
                <v:textbox style="mso-fit-shape-to-text:t" inset="0,0,0,0">
                  <w:txbxContent>
                    <w:p w:rsidR="00FD0672" w:rsidRPr="00B46589" w:rsidRDefault="00FD0672" w:rsidP="006B29C1">
                      <w:pPr>
                        <w:pStyle w:val="Caption"/>
                        <w:rPr>
                          <w:noProof/>
                          <w:sz w:val="24"/>
                          <w:szCs w:val="24"/>
                        </w:rPr>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noBreakHyphen/>
                      </w:r>
                      <w:r w:rsidR="00A472CD">
                        <w:fldChar w:fldCharType="begin"/>
                      </w:r>
                      <w:r w:rsidR="00A472CD">
                        <w:instrText xml:space="preserve"> SEQ Figura_ \* ARABIC \s 1 </w:instrText>
                      </w:r>
                      <w:r w:rsidR="00A472CD">
                        <w:fldChar w:fldCharType="separate"/>
                      </w:r>
                      <w:r w:rsidR="00E92C87">
                        <w:rPr>
                          <w:noProof/>
                        </w:rPr>
                        <w:t>4</w:t>
                      </w:r>
                      <w:r w:rsidR="00A472CD">
                        <w:rPr>
                          <w:noProof/>
                        </w:rPr>
                        <w:fldChar w:fldCharType="end"/>
                      </w:r>
                      <w:r>
                        <w:t>. Arhitectura .NET Sursa: Microsoft MSDN</w:t>
                      </w:r>
                    </w:p>
                  </w:txbxContent>
                </v:textbox>
                <w10:wrap type="square"/>
              </v:shape>
            </w:pict>
          </mc:Fallback>
        </mc:AlternateContent>
      </w:r>
    </w:p>
    <w:p w:rsidR="008A26B6" w:rsidRDefault="008A26B6" w:rsidP="003625B2">
      <w:pPr>
        <w:pStyle w:val="Heading2"/>
        <w:numPr>
          <w:ilvl w:val="0"/>
          <w:numId w:val="0"/>
        </w:numPr>
        <w:ind w:left="851"/>
      </w:pPr>
    </w:p>
    <w:p w:rsidR="008A26B6" w:rsidRDefault="008A26B6" w:rsidP="008A26B6"/>
    <w:p w:rsidR="00DA751B" w:rsidRPr="008A26B6" w:rsidRDefault="00DA751B" w:rsidP="008A26B6"/>
    <w:p w:rsidR="008C344A" w:rsidRDefault="008A26B6" w:rsidP="00685A65">
      <w:pPr>
        <w:ind w:firstLine="720"/>
        <w:jc w:val="both"/>
      </w:pPr>
      <w:r>
        <w:t xml:space="preserve">În prezent, se află </w:t>
      </w:r>
      <w:r w:rsidR="006B29C1">
        <w:t>î</w:t>
      </w:r>
      <w:r>
        <w:t>n dezvoltare proiectul MONO, care este o variantă open</w:t>
      </w:r>
      <w:r w:rsidR="00A04AEA">
        <w:t xml:space="preserve"> </w:t>
      </w:r>
      <w:r>
        <w:t xml:space="preserve">source a platformei .NET </w:t>
      </w:r>
      <w:r w:rsidR="006B29C1">
        <w:t>ș</w:t>
      </w:r>
      <w:r>
        <w:t xml:space="preserve">i se adresează sistemelor de operare UNIX. Varianta curentă </w:t>
      </w:r>
      <w:r w:rsidR="006B29C1">
        <w:t>ș</w:t>
      </w:r>
      <w:r>
        <w:t>i stabilă a platformei MONO este 4.2.</w:t>
      </w:r>
    </w:p>
    <w:p w:rsidR="00476378" w:rsidRDefault="00476378" w:rsidP="008A26B6">
      <w:pPr>
        <w:ind w:firstLine="720"/>
      </w:pPr>
    </w:p>
    <w:p w:rsidR="00476378" w:rsidRDefault="00476378" w:rsidP="008A26B6">
      <w:pPr>
        <w:ind w:firstLine="720"/>
      </w:pPr>
    </w:p>
    <w:p w:rsidR="00476378" w:rsidRDefault="00563436" w:rsidP="00476378">
      <w:pPr>
        <w:pStyle w:val="Heading3"/>
      </w:pPr>
      <w:bookmarkStart w:id="48" w:name="_Toc454619806"/>
      <w:bookmarkStart w:id="49" w:name="_Toc454806988"/>
      <w:r>
        <w:lastRenderedPageBreak/>
        <w:t>COMPILAREA PROGRAMELOR ÎN ARHITECTURA .NET</w:t>
      </w:r>
      <w:bookmarkEnd w:id="48"/>
      <w:bookmarkEnd w:id="49"/>
    </w:p>
    <w:p w:rsidR="005356DA" w:rsidRDefault="005356DA" w:rsidP="005356DA"/>
    <w:p w:rsidR="00713119" w:rsidRDefault="005356DA" w:rsidP="00685A65">
      <w:pPr>
        <w:ind w:firstLine="720"/>
        <w:jc w:val="both"/>
      </w:pPr>
      <w:r>
        <w:t xml:space="preserve">Orice program scris într-un </w:t>
      </w:r>
      <w:r w:rsidR="007D5782">
        <w:t>limbaj de programare suportat de platforma .NET cu respectarea specificațiilor OOP ”</w:t>
      </w:r>
      <w:r w:rsidR="007D5782" w:rsidRPr="007D5782">
        <w:rPr>
          <w:i/>
        </w:rPr>
        <w:t>Common Language Specification</w:t>
      </w:r>
      <w:r w:rsidR="007D5782">
        <w:t>”  va fi compilat într-un limbaj intermediar numit ”</w:t>
      </w:r>
      <w:r w:rsidR="007D5782" w:rsidRPr="007D5782">
        <w:rPr>
          <w:i/>
        </w:rPr>
        <w:t>Microsoft Intermediate Language</w:t>
      </w:r>
      <w:r w:rsidR="007D5782">
        <w:t xml:space="preserve"> ”, rezultând </w:t>
      </w:r>
      <w:r w:rsidR="00F56F5F">
        <w:t>fișiere cu extensia .exe sau .dll. Fiș</w:t>
      </w:r>
      <w:r w:rsidR="007D5782">
        <w:t>ierul .exe nu este un executabil nativ ca cel generat de C++</w:t>
      </w:r>
      <w:r w:rsidR="009815B0">
        <w:t xml:space="preserve"> de exemplu ci respectă</w:t>
      </w:r>
      <w:r w:rsidR="007D5782">
        <w:t xml:space="preserve"> un format IL care va fi rulat de către CLR, care include o mașină virtuală ce execută instrucțiunile din fișierul rezultat în urma compilării. </w:t>
      </w:r>
    </w:p>
    <w:p w:rsidR="005356DA" w:rsidRDefault="00713119" w:rsidP="00685A65">
      <w:pPr>
        <w:ind w:firstLine="720"/>
        <w:jc w:val="both"/>
      </w:pPr>
      <w:r>
        <w:t>Mașina virtuală a CLR-ului se folosește de un compilator special numit ”</w:t>
      </w:r>
      <w:r w:rsidRPr="00713119">
        <w:rPr>
          <w:i/>
        </w:rPr>
        <w:t>Just In Time</w:t>
      </w:r>
      <w:r>
        <w:t xml:space="preserve">” </w:t>
      </w:r>
      <w:r w:rsidR="007D5782">
        <w:t xml:space="preserve">  </w:t>
      </w:r>
      <w:r>
        <w:t>(JIT)</w:t>
      </w:r>
      <w:r w:rsidR="00F112B4">
        <w:t>, care analizează codul ș produce codul mașină al aplicației.</w:t>
      </w:r>
    </w:p>
    <w:p w:rsidR="00F112B4" w:rsidRDefault="00F112B4" w:rsidP="00685A65">
      <w:pPr>
        <w:ind w:firstLine="720"/>
        <w:jc w:val="both"/>
      </w:pPr>
      <w:r>
        <w:t xml:space="preserve">Datorita limbajului IL care este la fel indiferent de limbajul de programare care la produs, obiectele si clasele scrise într-un limbaj pot fii folosite </w:t>
      </w:r>
      <w:r w:rsidR="009815B0">
        <w:t xml:space="preserve">și </w:t>
      </w:r>
      <w:r>
        <w:t xml:space="preserve">în altul. Pe lângă aceasta CLR se ocupă și de gestionarea automată a memoriei degrevându-l astfel pe programator de această problemă și astfel eliminând riscul de  apariție a memory leak-urilor, cum se întâmplă in limbajele </w:t>
      </w:r>
      <w:r w:rsidRPr="00F112B4">
        <w:t xml:space="preserve">unmanaged </w:t>
      </w:r>
      <w:r>
        <w:t xml:space="preserve">ex, C++.  </w:t>
      </w:r>
    </w:p>
    <w:p w:rsidR="00F56F5F" w:rsidRDefault="00F56F5F" w:rsidP="007D5782">
      <w:pPr>
        <w:ind w:firstLine="720"/>
      </w:pPr>
    </w:p>
    <w:p w:rsidR="00F56F5F" w:rsidRDefault="00F56F5F" w:rsidP="00685A65">
      <w:pPr>
        <w:ind w:firstLine="720"/>
        <w:jc w:val="both"/>
      </w:pPr>
      <w:r>
        <w:t>În limbajele de programare unmanaged ex. C++</w:t>
      </w:r>
      <w:r w:rsidR="00E80AC6">
        <w:t xml:space="preserve">, </w:t>
      </w:r>
      <w:r>
        <w:t xml:space="preserve"> cu care vom face și o comparație, cum spuneam și mai sus cade in sarcina programatorului să gestioneze memoria (alocări dealocări), prin intermediul operatorilor new și delete. Și in limbajul C# există operatorul new pentru alocare de memo</w:t>
      </w:r>
      <w:r w:rsidR="00E80AC6">
        <w:t xml:space="preserve">rie dar nu și operatorul delete, ne mai fiind nevoie de acesta datorită garbage collector-ului. </w:t>
      </w:r>
    </w:p>
    <w:p w:rsidR="00533B1B" w:rsidRDefault="00533B1B" w:rsidP="00685A65">
      <w:pPr>
        <w:ind w:firstLine="720"/>
        <w:jc w:val="both"/>
      </w:pPr>
      <w:r>
        <w:t xml:space="preserve">Gestionarea manuală a memoriei are atât avantaje cât </w:t>
      </w:r>
      <w:r w:rsidR="00300404">
        <w:t>ș</w:t>
      </w:r>
      <w:r>
        <w:t>i dezavantaje</w:t>
      </w:r>
      <w:r w:rsidR="00300404">
        <w:t>,</w:t>
      </w:r>
      <w:r>
        <w:t xml:space="preserve"> după cum urmează:</w:t>
      </w:r>
    </w:p>
    <w:p w:rsidR="00875676" w:rsidRDefault="00875676" w:rsidP="007D5782">
      <w:pPr>
        <w:ind w:firstLine="720"/>
      </w:pPr>
    </w:p>
    <w:p w:rsidR="00533B1B" w:rsidRDefault="00533B1B" w:rsidP="00F075E6">
      <w:pPr>
        <w:numPr>
          <w:ilvl w:val="0"/>
          <w:numId w:val="8"/>
        </w:numPr>
      </w:pPr>
      <w:r>
        <w:t>Avantaje:</w:t>
      </w:r>
    </w:p>
    <w:p w:rsidR="00E068AD" w:rsidRDefault="00E068AD" w:rsidP="00685A65">
      <w:pPr>
        <w:numPr>
          <w:ilvl w:val="1"/>
          <w:numId w:val="8"/>
        </w:numPr>
        <w:tabs>
          <w:tab w:val="left" w:pos="1985"/>
        </w:tabs>
        <w:ind w:hanging="459"/>
        <w:jc w:val="both"/>
      </w:pPr>
      <w:r>
        <w:t xml:space="preserve">permite un control asupra momentului în care un obiect se naște sau moare, astfel se folosește exact atâta memorie cât este necesare, un lucru foarte bun in special în programarea </w:t>
      </w:r>
      <w:r w:rsidRPr="00E068AD">
        <w:t>embedded</w:t>
      </w:r>
      <w:r>
        <w:t>. Ca o bună practica în acest domeniu se recomandă a nu se folosii memorie alocată dinamic, deci evitarea operatorilor gen: new, malloc, calloc, realloc.</w:t>
      </w:r>
    </w:p>
    <w:p w:rsidR="00E068AD" w:rsidRDefault="00E068AD" w:rsidP="00685A65">
      <w:pPr>
        <w:numPr>
          <w:ilvl w:val="1"/>
          <w:numId w:val="8"/>
        </w:numPr>
        <w:tabs>
          <w:tab w:val="left" w:pos="1985"/>
        </w:tabs>
        <w:ind w:hanging="459"/>
        <w:jc w:val="both"/>
      </w:pPr>
      <w:r>
        <w:t>permite folosirea destructorilor rezultând o ștergere corespunzătoare a memorie.</w:t>
      </w:r>
    </w:p>
    <w:p w:rsidR="00E068AD" w:rsidRDefault="00E068AD" w:rsidP="00F075E6">
      <w:pPr>
        <w:ind w:left="720"/>
      </w:pPr>
    </w:p>
    <w:p w:rsidR="00E068AD" w:rsidRDefault="00E068AD" w:rsidP="00F075E6">
      <w:pPr>
        <w:numPr>
          <w:ilvl w:val="0"/>
          <w:numId w:val="8"/>
        </w:numPr>
      </w:pPr>
      <w:r>
        <w:t>Dezavantaje:</w:t>
      </w:r>
    </w:p>
    <w:p w:rsidR="00E068AD" w:rsidRDefault="00E068AD" w:rsidP="00685A65">
      <w:pPr>
        <w:numPr>
          <w:ilvl w:val="1"/>
          <w:numId w:val="8"/>
        </w:numPr>
        <w:tabs>
          <w:tab w:val="left" w:pos="1985"/>
        </w:tabs>
        <w:ind w:hanging="459"/>
        <w:jc w:val="both"/>
      </w:pPr>
      <w:r>
        <w:t>poate apărea riscul de a apela prea târziu operatorul delete sau chiar niciodată. În general nu este o eroare fatală dar duce la ocuparea memoriei cu ”gunoaie”</w:t>
      </w:r>
      <w:r w:rsidR="00B93A88">
        <w:t xml:space="preserve"> și poate duce la o creștere necontrolată a memoriei ocupate de respectivul program, în final putându-se ajunge și la </w:t>
      </w:r>
      <w:r w:rsidR="00B93A88" w:rsidRPr="00B93A88">
        <w:t>crash</w:t>
      </w:r>
      <w:r w:rsidR="00B93A88">
        <w:t>-uri.</w:t>
      </w:r>
    </w:p>
    <w:p w:rsidR="00B93A88" w:rsidRDefault="00B93A88" w:rsidP="00685A65">
      <w:pPr>
        <w:numPr>
          <w:ilvl w:val="1"/>
          <w:numId w:val="8"/>
        </w:numPr>
        <w:tabs>
          <w:tab w:val="left" w:pos="1985"/>
        </w:tabs>
        <w:ind w:hanging="459"/>
        <w:jc w:val="both"/>
      </w:pPr>
      <w:r>
        <w:t>poate apărea riscul apelării prea rapide a operatorului delete ceea ce este o problemă mult mai gravă decât cea de mai sus, ducând direct închiderea aplicației.</w:t>
      </w:r>
    </w:p>
    <w:p w:rsidR="00533B1B" w:rsidRDefault="00533B1B" w:rsidP="007D5782">
      <w:pPr>
        <w:ind w:firstLine="720"/>
      </w:pPr>
    </w:p>
    <w:p w:rsidR="00A04AEA" w:rsidRDefault="00A04AEA" w:rsidP="007D5782">
      <w:pPr>
        <w:ind w:firstLine="720"/>
      </w:pPr>
    </w:p>
    <w:p w:rsidR="00A04AEA" w:rsidRDefault="00563436" w:rsidP="00A04AEA">
      <w:pPr>
        <w:pStyle w:val="Heading3"/>
      </w:pPr>
      <w:bookmarkStart w:id="50" w:name="_Toc454619807"/>
      <w:bookmarkStart w:id="51" w:name="_Toc454806989"/>
      <w:r>
        <w:t>SCURTĂ PREZENTARE MEDIULUI DE PROGRAMARE MICROSOFT VISUAL STUDIO</w:t>
      </w:r>
      <w:bookmarkEnd w:id="50"/>
      <w:bookmarkEnd w:id="51"/>
    </w:p>
    <w:p w:rsidR="00A04AEA" w:rsidRDefault="00A04AEA" w:rsidP="00A04AEA">
      <w:pPr>
        <w:ind w:left="720"/>
      </w:pPr>
    </w:p>
    <w:p w:rsidR="00A04AEA" w:rsidRDefault="00A04AEA" w:rsidP="00685A65">
      <w:pPr>
        <w:ind w:firstLine="720"/>
        <w:jc w:val="both"/>
      </w:pPr>
      <w:r>
        <w:t xml:space="preserve">Mediul de programare Microsoft Visual Studio este un mediu de dezvoltare </w:t>
      </w:r>
      <w:r w:rsidR="005A5699">
        <w:t>integrat</w:t>
      </w:r>
      <w:r>
        <w:t>modern,</w:t>
      </w:r>
      <w:r w:rsidR="005A5699">
        <w:t xml:space="preserve"> </w:t>
      </w:r>
      <w:r>
        <w:t>flexibil  care permite crearea de aplicații în limbajele de programare C#</w:t>
      </w:r>
      <w:r w:rsidR="005A5699">
        <w:t>, Visual Basic. NET, C++ sau F#, atât în consolă cât și aplicații cu interfață grafică pentru toate platformele Windows.</w:t>
      </w:r>
    </w:p>
    <w:p w:rsidR="00DB5BAD" w:rsidRDefault="00DB5BAD" w:rsidP="00685A65">
      <w:pPr>
        <w:jc w:val="both"/>
      </w:pPr>
      <w:r>
        <w:lastRenderedPageBreak/>
        <w:tab/>
        <w:t xml:space="preserve">Pe lângă </w:t>
      </w:r>
      <w:r w:rsidR="00DB4A85">
        <w:t>limbajele amintite mai sus Visual Studio mai oferă suport și pentru alte limbaje: M, Pyton, Ruby, XML/XSLT, HTML/XHTML, JavaScript, CSS etc.</w:t>
      </w:r>
    </w:p>
    <w:p w:rsidR="00CA1BE8" w:rsidRDefault="00CA1BE8" w:rsidP="00685A65">
      <w:pPr>
        <w:pStyle w:val="Caption"/>
      </w:pPr>
    </w:p>
    <w:p w:rsidR="005A5699" w:rsidRDefault="00CA1BE8" w:rsidP="00685A65">
      <w:pPr>
        <w:pStyle w:val="Caption"/>
      </w:pPr>
      <w:r>
        <w:t xml:space="preserve">Tabel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7A492C">
        <w:noBreakHyphen/>
      </w:r>
      <w:r w:rsidR="00A472CD">
        <w:fldChar w:fldCharType="begin"/>
      </w:r>
      <w:r w:rsidR="00A472CD">
        <w:instrText xml:space="preserve"> SEQ Tabel \* ARABIC \s 1 </w:instrText>
      </w:r>
      <w:r w:rsidR="00A472CD">
        <w:fldChar w:fldCharType="separate"/>
      </w:r>
      <w:r w:rsidR="00E92C87">
        <w:rPr>
          <w:noProof/>
        </w:rPr>
        <w:t>2</w:t>
      </w:r>
      <w:r w:rsidR="00A472CD">
        <w:rPr>
          <w:noProof/>
        </w:rPr>
        <w:fldChar w:fldCharType="end"/>
      </w:r>
      <w:r>
        <w:t>. Istoricul versiunilor</w:t>
      </w:r>
    </w:p>
    <w:p w:rsidR="00CA1BE8" w:rsidRPr="00685A65" w:rsidRDefault="00CA1BE8" w:rsidP="00685A65">
      <w:pPr>
        <w:rPr>
          <w:sz w:val="10"/>
          <w:szCs w:val="1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600"/>
        <w:gridCol w:w="1083"/>
        <w:gridCol w:w="1776"/>
        <w:gridCol w:w="923"/>
      </w:tblGrid>
      <w:tr w:rsidR="005A5699" w:rsidRPr="00812154" w:rsidTr="00B91FCC">
        <w:trPr>
          <w:jc w:val="center"/>
        </w:trPr>
        <w:tc>
          <w:tcPr>
            <w:tcW w:w="0" w:type="auto"/>
            <w:tcBorders>
              <w:bottom w:val="single" w:sz="12" w:space="0" w:color="666666"/>
            </w:tcBorders>
            <w:shd w:val="clear" w:color="auto" w:fill="auto"/>
            <w:vAlign w:val="center"/>
          </w:tcPr>
          <w:p w:rsidR="005A5699" w:rsidRPr="00B91FCC" w:rsidRDefault="005A5699" w:rsidP="005A5699">
            <w:pPr>
              <w:rPr>
                <w:bCs/>
              </w:rPr>
            </w:pPr>
            <w:r w:rsidRPr="00B91FCC">
              <w:rPr>
                <w:bCs/>
              </w:rPr>
              <w:t>Denumire</w:t>
            </w:r>
          </w:p>
          <w:p w:rsidR="005A5699" w:rsidRPr="00B91FCC" w:rsidRDefault="005A5699" w:rsidP="005A5699">
            <w:pPr>
              <w:rPr>
                <w:bCs/>
              </w:rPr>
            </w:pPr>
          </w:p>
        </w:tc>
        <w:tc>
          <w:tcPr>
            <w:tcW w:w="0" w:type="auto"/>
            <w:tcBorders>
              <w:bottom w:val="single" w:sz="12" w:space="0" w:color="666666"/>
            </w:tcBorders>
            <w:shd w:val="clear" w:color="auto" w:fill="auto"/>
            <w:vAlign w:val="center"/>
          </w:tcPr>
          <w:p w:rsidR="005A5699" w:rsidRPr="00B91FCC" w:rsidRDefault="005A5699" w:rsidP="005A5699">
            <w:pPr>
              <w:rPr>
                <w:bCs/>
              </w:rPr>
            </w:pPr>
            <w:r w:rsidRPr="00B91FCC">
              <w:rPr>
                <w:bCs/>
              </w:rPr>
              <w:t>Versiune</w:t>
            </w:r>
          </w:p>
        </w:tc>
        <w:tc>
          <w:tcPr>
            <w:tcW w:w="0" w:type="auto"/>
            <w:tcBorders>
              <w:bottom w:val="single" w:sz="12" w:space="0" w:color="666666"/>
            </w:tcBorders>
            <w:shd w:val="clear" w:color="auto" w:fill="auto"/>
            <w:vAlign w:val="center"/>
          </w:tcPr>
          <w:p w:rsidR="005A5699" w:rsidRPr="00B91FCC" w:rsidRDefault="005A5699" w:rsidP="005A5699">
            <w:pPr>
              <w:rPr>
                <w:bCs/>
              </w:rPr>
            </w:pPr>
            <w:r w:rsidRPr="00B91FCC">
              <w:rPr>
                <w:bCs/>
              </w:rPr>
              <w:t>Versiunea .NET</w:t>
            </w:r>
          </w:p>
          <w:p w:rsidR="005A5699" w:rsidRPr="00B91FCC" w:rsidRDefault="005A5699" w:rsidP="005A5699">
            <w:pPr>
              <w:rPr>
                <w:bCs/>
              </w:rPr>
            </w:pPr>
            <w:r w:rsidRPr="00B91FCC">
              <w:rPr>
                <w:bCs/>
              </w:rPr>
              <w:t>Framework</w:t>
            </w:r>
          </w:p>
        </w:tc>
        <w:tc>
          <w:tcPr>
            <w:tcW w:w="0" w:type="auto"/>
            <w:tcBorders>
              <w:bottom w:val="single" w:sz="12" w:space="0" w:color="666666"/>
            </w:tcBorders>
            <w:shd w:val="clear" w:color="auto" w:fill="auto"/>
            <w:vAlign w:val="center"/>
          </w:tcPr>
          <w:p w:rsidR="005A5699" w:rsidRPr="00B91FCC" w:rsidRDefault="005A5699" w:rsidP="005A5699">
            <w:pPr>
              <w:rPr>
                <w:bCs/>
              </w:rPr>
            </w:pPr>
            <w:r w:rsidRPr="00B91FCC">
              <w:rPr>
                <w:bCs/>
              </w:rPr>
              <w:t>Anul</w:t>
            </w:r>
          </w:p>
          <w:p w:rsidR="005A5699" w:rsidRPr="00B91FCC" w:rsidRDefault="005A5699" w:rsidP="005A5699">
            <w:pPr>
              <w:rPr>
                <w:bCs/>
              </w:rPr>
            </w:pPr>
            <w:r w:rsidRPr="00B91FCC">
              <w:rPr>
                <w:bCs/>
              </w:rPr>
              <w:t>lansării</w:t>
            </w:r>
          </w:p>
        </w:tc>
      </w:tr>
      <w:tr w:rsidR="005A5699" w:rsidRPr="00812154" w:rsidTr="00B91FCC">
        <w:trPr>
          <w:jc w:val="center"/>
        </w:trPr>
        <w:tc>
          <w:tcPr>
            <w:tcW w:w="0" w:type="auto"/>
            <w:shd w:val="clear" w:color="auto" w:fill="auto"/>
            <w:vAlign w:val="center"/>
          </w:tcPr>
          <w:p w:rsidR="005A5699" w:rsidRPr="00685A65" w:rsidRDefault="005A5699" w:rsidP="005A5699">
            <w:pPr>
              <w:rPr>
                <w:bCs/>
                <w:sz w:val="22"/>
                <w:szCs w:val="22"/>
              </w:rPr>
            </w:pPr>
            <w:r w:rsidRPr="00685A65">
              <w:rPr>
                <w:bCs/>
                <w:sz w:val="22"/>
                <w:szCs w:val="22"/>
              </w:rPr>
              <w:t>Visual Studio</w:t>
            </w:r>
          </w:p>
        </w:tc>
        <w:tc>
          <w:tcPr>
            <w:tcW w:w="0" w:type="auto"/>
            <w:shd w:val="clear" w:color="auto" w:fill="auto"/>
            <w:vAlign w:val="center"/>
          </w:tcPr>
          <w:p w:rsidR="005A5699" w:rsidRPr="00685A65" w:rsidRDefault="005A5699" w:rsidP="005A5699">
            <w:pPr>
              <w:rPr>
                <w:sz w:val="22"/>
                <w:szCs w:val="22"/>
              </w:rPr>
            </w:pPr>
            <w:r w:rsidRPr="00685A65">
              <w:rPr>
                <w:sz w:val="22"/>
                <w:szCs w:val="22"/>
              </w:rPr>
              <w:t>4.0</w:t>
            </w:r>
          </w:p>
        </w:tc>
        <w:tc>
          <w:tcPr>
            <w:tcW w:w="0" w:type="auto"/>
            <w:shd w:val="clear" w:color="auto" w:fill="auto"/>
            <w:vAlign w:val="center"/>
          </w:tcPr>
          <w:p w:rsidR="005A5699" w:rsidRPr="00685A65" w:rsidRDefault="005A5699" w:rsidP="005A5699">
            <w:pPr>
              <w:rPr>
                <w:sz w:val="22"/>
                <w:szCs w:val="22"/>
              </w:rPr>
            </w:pPr>
            <w:r w:rsidRPr="00685A65">
              <w:rPr>
                <w:sz w:val="22"/>
                <w:szCs w:val="22"/>
              </w:rPr>
              <w:t>N/A</w:t>
            </w:r>
          </w:p>
        </w:tc>
        <w:tc>
          <w:tcPr>
            <w:tcW w:w="0" w:type="auto"/>
            <w:shd w:val="clear" w:color="auto" w:fill="auto"/>
            <w:vAlign w:val="center"/>
          </w:tcPr>
          <w:p w:rsidR="005A5699" w:rsidRPr="00685A65" w:rsidRDefault="005A5699" w:rsidP="005A5699">
            <w:pPr>
              <w:rPr>
                <w:sz w:val="22"/>
                <w:szCs w:val="22"/>
              </w:rPr>
            </w:pPr>
            <w:r w:rsidRPr="00685A65">
              <w:rPr>
                <w:sz w:val="22"/>
                <w:szCs w:val="22"/>
              </w:rPr>
              <w:t>1995</w:t>
            </w:r>
          </w:p>
        </w:tc>
      </w:tr>
      <w:tr w:rsidR="009B1F1A" w:rsidRPr="00812154" w:rsidTr="00B91FCC">
        <w:trPr>
          <w:jc w:val="center"/>
        </w:trPr>
        <w:tc>
          <w:tcPr>
            <w:tcW w:w="0" w:type="auto"/>
            <w:shd w:val="clear" w:color="auto" w:fill="auto"/>
            <w:vAlign w:val="center"/>
          </w:tcPr>
          <w:p w:rsidR="005A5699" w:rsidRPr="00685A65" w:rsidRDefault="005A5699" w:rsidP="005A5699">
            <w:pPr>
              <w:rPr>
                <w:bCs/>
                <w:sz w:val="22"/>
                <w:szCs w:val="22"/>
              </w:rPr>
            </w:pPr>
            <w:r w:rsidRPr="00685A65">
              <w:rPr>
                <w:bCs/>
                <w:sz w:val="22"/>
                <w:szCs w:val="22"/>
              </w:rPr>
              <w:t>Visual Studio 97</w:t>
            </w:r>
          </w:p>
        </w:tc>
        <w:tc>
          <w:tcPr>
            <w:tcW w:w="0" w:type="auto"/>
            <w:shd w:val="clear" w:color="auto" w:fill="auto"/>
            <w:vAlign w:val="center"/>
          </w:tcPr>
          <w:p w:rsidR="005A5699" w:rsidRPr="00685A65" w:rsidRDefault="005A5699" w:rsidP="005A5699">
            <w:pPr>
              <w:rPr>
                <w:sz w:val="22"/>
                <w:szCs w:val="22"/>
              </w:rPr>
            </w:pPr>
            <w:r w:rsidRPr="00685A65">
              <w:rPr>
                <w:sz w:val="22"/>
                <w:szCs w:val="22"/>
              </w:rPr>
              <w:t>5.0</w:t>
            </w:r>
          </w:p>
        </w:tc>
        <w:tc>
          <w:tcPr>
            <w:tcW w:w="0" w:type="auto"/>
            <w:shd w:val="clear" w:color="auto" w:fill="auto"/>
            <w:vAlign w:val="center"/>
          </w:tcPr>
          <w:p w:rsidR="005A5699" w:rsidRPr="00685A65" w:rsidRDefault="005A5699" w:rsidP="005A5699">
            <w:pPr>
              <w:rPr>
                <w:sz w:val="22"/>
                <w:szCs w:val="22"/>
              </w:rPr>
            </w:pPr>
            <w:r w:rsidRPr="00685A65">
              <w:rPr>
                <w:sz w:val="22"/>
                <w:szCs w:val="22"/>
              </w:rPr>
              <w:t>N/A</w:t>
            </w:r>
          </w:p>
        </w:tc>
        <w:tc>
          <w:tcPr>
            <w:tcW w:w="0" w:type="auto"/>
            <w:shd w:val="clear" w:color="auto" w:fill="auto"/>
            <w:vAlign w:val="center"/>
          </w:tcPr>
          <w:p w:rsidR="005A5699" w:rsidRPr="00685A65" w:rsidRDefault="005A5699" w:rsidP="005A5699">
            <w:pPr>
              <w:rPr>
                <w:sz w:val="22"/>
                <w:szCs w:val="22"/>
              </w:rPr>
            </w:pPr>
            <w:r w:rsidRPr="00685A65">
              <w:rPr>
                <w:sz w:val="22"/>
                <w:szCs w:val="22"/>
              </w:rPr>
              <w:t>1997</w:t>
            </w:r>
          </w:p>
        </w:tc>
      </w:tr>
      <w:tr w:rsidR="005A5699" w:rsidRPr="00812154" w:rsidTr="00B91FCC">
        <w:trPr>
          <w:jc w:val="center"/>
        </w:trPr>
        <w:tc>
          <w:tcPr>
            <w:tcW w:w="0" w:type="auto"/>
            <w:shd w:val="clear" w:color="auto" w:fill="auto"/>
            <w:vAlign w:val="center"/>
          </w:tcPr>
          <w:p w:rsidR="005A5699" w:rsidRPr="00685A65" w:rsidRDefault="005A5699" w:rsidP="005A5699">
            <w:pPr>
              <w:rPr>
                <w:bCs/>
                <w:sz w:val="22"/>
                <w:szCs w:val="22"/>
              </w:rPr>
            </w:pPr>
            <w:r w:rsidRPr="00685A65">
              <w:rPr>
                <w:bCs/>
                <w:sz w:val="22"/>
                <w:szCs w:val="22"/>
              </w:rPr>
              <w:t>Visual Studio 6.0</w:t>
            </w:r>
          </w:p>
        </w:tc>
        <w:tc>
          <w:tcPr>
            <w:tcW w:w="0" w:type="auto"/>
            <w:shd w:val="clear" w:color="auto" w:fill="auto"/>
            <w:vAlign w:val="center"/>
          </w:tcPr>
          <w:p w:rsidR="005A5699" w:rsidRPr="00685A65" w:rsidRDefault="005A5699" w:rsidP="005A5699">
            <w:pPr>
              <w:rPr>
                <w:sz w:val="22"/>
                <w:szCs w:val="22"/>
              </w:rPr>
            </w:pPr>
            <w:r w:rsidRPr="00685A65">
              <w:rPr>
                <w:sz w:val="22"/>
                <w:szCs w:val="22"/>
              </w:rPr>
              <w:t>6.0</w:t>
            </w:r>
          </w:p>
        </w:tc>
        <w:tc>
          <w:tcPr>
            <w:tcW w:w="0" w:type="auto"/>
            <w:shd w:val="clear" w:color="auto" w:fill="auto"/>
            <w:vAlign w:val="center"/>
          </w:tcPr>
          <w:p w:rsidR="005A5699" w:rsidRPr="00685A65" w:rsidRDefault="005A5699" w:rsidP="005A5699">
            <w:pPr>
              <w:rPr>
                <w:sz w:val="22"/>
                <w:szCs w:val="22"/>
              </w:rPr>
            </w:pPr>
            <w:r w:rsidRPr="00685A65">
              <w:rPr>
                <w:sz w:val="22"/>
                <w:szCs w:val="22"/>
              </w:rPr>
              <w:t>N/A</w:t>
            </w:r>
          </w:p>
        </w:tc>
        <w:tc>
          <w:tcPr>
            <w:tcW w:w="0" w:type="auto"/>
            <w:shd w:val="clear" w:color="auto" w:fill="auto"/>
            <w:vAlign w:val="center"/>
          </w:tcPr>
          <w:p w:rsidR="005A5699" w:rsidRPr="00685A65" w:rsidRDefault="009B1F1A" w:rsidP="005A5699">
            <w:pPr>
              <w:rPr>
                <w:sz w:val="22"/>
                <w:szCs w:val="22"/>
              </w:rPr>
            </w:pPr>
            <w:r w:rsidRPr="00685A65">
              <w:rPr>
                <w:sz w:val="22"/>
                <w:szCs w:val="22"/>
              </w:rPr>
              <w:t>1998</w:t>
            </w:r>
          </w:p>
        </w:tc>
      </w:tr>
      <w:tr w:rsidR="009B1F1A" w:rsidRPr="00812154" w:rsidTr="00B91FCC">
        <w:trPr>
          <w:jc w:val="center"/>
        </w:trPr>
        <w:tc>
          <w:tcPr>
            <w:tcW w:w="0" w:type="auto"/>
            <w:shd w:val="clear" w:color="auto" w:fill="auto"/>
            <w:vAlign w:val="center"/>
          </w:tcPr>
          <w:p w:rsidR="005A5699" w:rsidRPr="00685A65" w:rsidRDefault="009B1F1A" w:rsidP="005A5699">
            <w:pPr>
              <w:rPr>
                <w:bCs/>
                <w:sz w:val="22"/>
                <w:szCs w:val="22"/>
              </w:rPr>
            </w:pPr>
            <w:r w:rsidRPr="00685A65">
              <w:rPr>
                <w:bCs/>
                <w:sz w:val="22"/>
                <w:szCs w:val="22"/>
              </w:rPr>
              <w:t>Visual Studio .NET (2002)</w:t>
            </w:r>
          </w:p>
        </w:tc>
        <w:tc>
          <w:tcPr>
            <w:tcW w:w="0" w:type="auto"/>
            <w:shd w:val="clear" w:color="auto" w:fill="auto"/>
            <w:vAlign w:val="center"/>
          </w:tcPr>
          <w:p w:rsidR="005A5699" w:rsidRPr="00685A65" w:rsidRDefault="009B1F1A" w:rsidP="005A5699">
            <w:pPr>
              <w:rPr>
                <w:sz w:val="22"/>
                <w:szCs w:val="22"/>
              </w:rPr>
            </w:pPr>
            <w:r w:rsidRPr="00685A65">
              <w:rPr>
                <w:sz w:val="22"/>
                <w:szCs w:val="22"/>
              </w:rPr>
              <w:t>7.0</w:t>
            </w:r>
          </w:p>
        </w:tc>
        <w:tc>
          <w:tcPr>
            <w:tcW w:w="0" w:type="auto"/>
            <w:shd w:val="clear" w:color="auto" w:fill="auto"/>
            <w:vAlign w:val="center"/>
          </w:tcPr>
          <w:p w:rsidR="005A5699" w:rsidRPr="00685A65" w:rsidRDefault="009B1F1A" w:rsidP="005A5699">
            <w:pPr>
              <w:rPr>
                <w:sz w:val="22"/>
                <w:szCs w:val="22"/>
              </w:rPr>
            </w:pPr>
            <w:r w:rsidRPr="00685A65">
              <w:rPr>
                <w:sz w:val="22"/>
                <w:szCs w:val="22"/>
              </w:rPr>
              <w:t>1.0</w:t>
            </w:r>
          </w:p>
        </w:tc>
        <w:tc>
          <w:tcPr>
            <w:tcW w:w="0" w:type="auto"/>
            <w:shd w:val="clear" w:color="auto" w:fill="auto"/>
            <w:vAlign w:val="center"/>
          </w:tcPr>
          <w:p w:rsidR="005A5699" w:rsidRPr="00685A65" w:rsidRDefault="009B1F1A" w:rsidP="005A5699">
            <w:pPr>
              <w:rPr>
                <w:sz w:val="22"/>
                <w:szCs w:val="22"/>
              </w:rPr>
            </w:pPr>
            <w:r w:rsidRPr="00685A65">
              <w:rPr>
                <w:sz w:val="22"/>
                <w:szCs w:val="22"/>
              </w:rPr>
              <w:t>2002</w:t>
            </w:r>
          </w:p>
        </w:tc>
      </w:tr>
      <w:tr w:rsidR="005A5699" w:rsidRPr="00812154" w:rsidTr="00B91FCC">
        <w:trPr>
          <w:jc w:val="center"/>
        </w:trPr>
        <w:tc>
          <w:tcPr>
            <w:tcW w:w="0" w:type="auto"/>
            <w:shd w:val="clear" w:color="auto" w:fill="auto"/>
            <w:vAlign w:val="center"/>
          </w:tcPr>
          <w:p w:rsidR="005A5699" w:rsidRPr="00685A65" w:rsidRDefault="00A431D2" w:rsidP="00A431D2">
            <w:pPr>
              <w:rPr>
                <w:bCs/>
                <w:sz w:val="22"/>
                <w:szCs w:val="22"/>
              </w:rPr>
            </w:pPr>
            <w:r w:rsidRPr="00685A65">
              <w:rPr>
                <w:bCs/>
                <w:sz w:val="22"/>
                <w:szCs w:val="22"/>
              </w:rPr>
              <w:t>Visual Studio .NET (2003)</w:t>
            </w:r>
          </w:p>
        </w:tc>
        <w:tc>
          <w:tcPr>
            <w:tcW w:w="0" w:type="auto"/>
            <w:shd w:val="clear" w:color="auto" w:fill="auto"/>
            <w:vAlign w:val="center"/>
          </w:tcPr>
          <w:p w:rsidR="005A5699" w:rsidRPr="00685A65" w:rsidRDefault="00A431D2" w:rsidP="005A5699">
            <w:pPr>
              <w:rPr>
                <w:sz w:val="22"/>
                <w:szCs w:val="22"/>
              </w:rPr>
            </w:pPr>
            <w:r w:rsidRPr="00685A65">
              <w:rPr>
                <w:sz w:val="22"/>
                <w:szCs w:val="22"/>
              </w:rPr>
              <w:t>7.1</w:t>
            </w:r>
          </w:p>
        </w:tc>
        <w:tc>
          <w:tcPr>
            <w:tcW w:w="0" w:type="auto"/>
            <w:shd w:val="clear" w:color="auto" w:fill="auto"/>
            <w:vAlign w:val="center"/>
          </w:tcPr>
          <w:p w:rsidR="005A5699" w:rsidRPr="00685A65" w:rsidRDefault="00A431D2" w:rsidP="005A5699">
            <w:pPr>
              <w:rPr>
                <w:sz w:val="22"/>
                <w:szCs w:val="22"/>
              </w:rPr>
            </w:pPr>
            <w:r w:rsidRPr="00685A65">
              <w:rPr>
                <w:sz w:val="22"/>
                <w:szCs w:val="22"/>
              </w:rPr>
              <w:t>1.1</w:t>
            </w:r>
          </w:p>
        </w:tc>
        <w:tc>
          <w:tcPr>
            <w:tcW w:w="0" w:type="auto"/>
            <w:shd w:val="clear" w:color="auto" w:fill="auto"/>
            <w:vAlign w:val="center"/>
          </w:tcPr>
          <w:p w:rsidR="005A5699" w:rsidRPr="00685A65" w:rsidRDefault="00A431D2" w:rsidP="005A5699">
            <w:pPr>
              <w:rPr>
                <w:sz w:val="22"/>
                <w:szCs w:val="22"/>
              </w:rPr>
            </w:pPr>
            <w:r w:rsidRPr="00685A65">
              <w:rPr>
                <w:sz w:val="22"/>
                <w:szCs w:val="22"/>
              </w:rPr>
              <w:t>2003</w:t>
            </w:r>
          </w:p>
        </w:tc>
      </w:tr>
      <w:tr w:rsidR="009B1F1A"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2005</w:t>
            </w:r>
          </w:p>
        </w:tc>
        <w:tc>
          <w:tcPr>
            <w:tcW w:w="0" w:type="auto"/>
            <w:shd w:val="clear" w:color="auto" w:fill="auto"/>
            <w:vAlign w:val="center"/>
          </w:tcPr>
          <w:p w:rsidR="005A5699" w:rsidRPr="00685A65" w:rsidRDefault="00812154" w:rsidP="005A5699">
            <w:pPr>
              <w:rPr>
                <w:sz w:val="22"/>
                <w:szCs w:val="22"/>
              </w:rPr>
            </w:pPr>
            <w:r w:rsidRPr="00685A65">
              <w:rPr>
                <w:sz w:val="22"/>
                <w:szCs w:val="22"/>
              </w:rPr>
              <w:t>8.0</w:t>
            </w:r>
          </w:p>
        </w:tc>
        <w:tc>
          <w:tcPr>
            <w:tcW w:w="0" w:type="auto"/>
            <w:shd w:val="clear" w:color="auto" w:fill="auto"/>
            <w:vAlign w:val="center"/>
          </w:tcPr>
          <w:p w:rsidR="005A5699" w:rsidRPr="00685A65" w:rsidRDefault="00812154" w:rsidP="005A5699">
            <w:pPr>
              <w:rPr>
                <w:sz w:val="22"/>
                <w:szCs w:val="22"/>
              </w:rPr>
            </w:pPr>
            <w:r w:rsidRPr="00685A65">
              <w:rPr>
                <w:sz w:val="22"/>
                <w:szCs w:val="22"/>
              </w:rPr>
              <w:t>2.0</w:t>
            </w:r>
          </w:p>
        </w:tc>
        <w:tc>
          <w:tcPr>
            <w:tcW w:w="0" w:type="auto"/>
            <w:shd w:val="clear" w:color="auto" w:fill="auto"/>
            <w:vAlign w:val="center"/>
          </w:tcPr>
          <w:p w:rsidR="005A5699" w:rsidRPr="00685A65" w:rsidRDefault="00812154" w:rsidP="005A5699">
            <w:pPr>
              <w:rPr>
                <w:sz w:val="22"/>
                <w:szCs w:val="22"/>
              </w:rPr>
            </w:pPr>
            <w:r w:rsidRPr="00685A65">
              <w:rPr>
                <w:sz w:val="22"/>
                <w:szCs w:val="22"/>
              </w:rPr>
              <w:t>2005</w:t>
            </w:r>
          </w:p>
        </w:tc>
      </w:tr>
      <w:tr w:rsidR="005A5699"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2008</w:t>
            </w:r>
          </w:p>
        </w:tc>
        <w:tc>
          <w:tcPr>
            <w:tcW w:w="0" w:type="auto"/>
            <w:shd w:val="clear" w:color="auto" w:fill="auto"/>
            <w:vAlign w:val="center"/>
          </w:tcPr>
          <w:p w:rsidR="005A5699" w:rsidRPr="00685A65" w:rsidRDefault="00812154" w:rsidP="005A5699">
            <w:pPr>
              <w:rPr>
                <w:sz w:val="22"/>
                <w:szCs w:val="22"/>
              </w:rPr>
            </w:pPr>
            <w:r w:rsidRPr="00685A65">
              <w:rPr>
                <w:sz w:val="22"/>
                <w:szCs w:val="22"/>
              </w:rPr>
              <w:t>9.0</w:t>
            </w:r>
          </w:p>
        </w:tc>
        <w:tc>
          <w:tcPr>
            <w:tcW w:w="0" w:type="auto"/>
            <w:shd w:val="clear" w:color="auto" w:fill="auto"/>
            <w:vAlign w:val="center"/>
          </w:tcPr>
          <w:p w:rsidR="005A5699" w:rsidRPr="00685A65" w:rsidRDefault="00812154" w:rsidP="005A5699">
            <w:pPr>
              <w:rPr>
                <w:sz w:val="22"/>
                <w:szCs w:val="22"/>
              </w:rPr>
            </w:pPr>
            <w:r w:rsidRPr="00685A65">
              <w:rPr>
                <w:sz w:val="22"/>
                <w:szCs w:val="22"/>
              </w:rPr>
              <w:t>3.5</w:t>
            </w:r>
          </w:p>
        </w:tc>
        <w:tc>
          <w:tcPr>
            <w:tcW w:w="0" w:type="auto"/>
            <w:shd w:val="clear" w:color="auto" w:fill="auto"/>
            <w:vAlign w:val="center"/>
          </w:tcPr>
          <w:p w:rsidR="005A5699" w:rsidRPr="00685A65" w:rsidRDefault="00812154" w:rsidP="005A5699">
            <w:pPr>
              <w:rPr>
                <w:sz w:val="22"/>
                <w:szCs w:val="22"/>
              </w:rPr>
            </w:pPr>
            <w:r w:rsidRPr="00685A65">
              <w:rPr>
                <w:sz w:val="22"/>
                <w:szCs w:val="22"/>
              </w:rPr>
              <w:t>2007</w:t>
            </w:r>
          </w:p>
        </w:tc>
      </w:tr>
      <w:tr w:rsidR="009B1F1A"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2010</w:t>
            </w:r>
          </w:p>
        </w:tc>
        <w:tc>
          <w:tcPr>
            <w:tcW w:w="0" w:type="auto"/>
            <w:shd w:val="clear" w:color="auto" w:fill="auto"/>
            <w:vAlign w:val="center"/>
          </w:tcPr>
          <w:p w:rsidR="005A5699" w:rsidRPr="00685A65" w:rsidRDefault="00812154" w:rsidP="005A5699">
            <w:pPr>
              <w:rPr>
                <w:sz w:val="22"/>
                <w:szCs w:val="22"/>
              </w:rPr>
            </w:pPr>
            <w:r w:rsidRPr="00685A65">
              <w:rPr>
                <w:sz w:val="22"/>
                <w:szCs w:val="22"/>
              </w:rPr>
              <w:t>10.0</w:t>
            </w:r>
          </w:p>
        </w:tc>
        <w:tc>
          <w:tcPr>
            <w:tcW w:w="0" w:type="auto"/>
            <w:shd w:val="clear" w:color="auto" w:fill="auto"/>
            <w:vAlign w:val="center"/>
          </w:tcPr>
          <w:p w:rsidR="005A5699" w:rsidRPr="00685A65" w:rsidRDefault="00812154" w:rsidP="005A5699">
            <w:pPr>
              <w:rPr>
                <w:sz w:val="22"/>
                <w:szCs w:val="22"/>
              </w:rPr>
            </w:pPr>
            <w:r w:rsidRPr="00685A65">
              <w:rPr>
                <w:sz w:val="22"/>
                <w:szCs w:val="22"/>
              </w:rPr>
              <w:t>4.0</w:t>
            </w:r>
          </w:p>
        </w:tc>
        <w:tc>
          <w:tcPr>
            <w:tcW w:w="0" w:type="auto"/>
            <w:shd w:val="clear" w:color="auto" w:fill="auto"/>
            <w:vAlign w:val="center"/>
          </w:tcPr>
          <w:p w:rsidR="005A5699" w:rsidRPr="00685A65" w:rsidRDefault="00812154" w:rsidP="005A5699">
            <w:pPr>
              <w:rPr>
                <w:sz w:val="22"/>
                <w:szCs w:val="22"/>
              </w:rPr>
            </w:pPr>
            <w:r w:rsidRPr="00685A65">
              <w:rPr>
                <w:sz w:val="22"/>
                <w:szCs w:val="22"/>
              </w:rPr>
              <w:t>2010</w:t>
            </w:r>
          </w:p>
        </w:tc>
      </w:tr>
      <w:tr w:rsidR="005A5699"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2012</w:t>
            </w:r>
          </w:p>
        </w:tc>
        <w:tc>
          <w:tcPr>
            <w:tcW w:w="0" w:type="auto"/>
            <w:shd w:val="clear" w:color="auto" w:fill="auto"/>
            <w:vAlign w:val="center"/>
          </w:tcPr>
          <w:p w:rsidR="005A5699" w:rsidRPr="00685A65" w:rsidRDefault="00812154" w:rsidP="005A5699">
            <w:pPr>
              <w:rPr>
                <w:sz w:val="22"/>
                <w:szCs w:val="22"/>
              </w:rPr>
            </w:pPr>
            <w:r w:rsidRPr="00685A65">
              <w:rPr>
                <w:sz w:val="22"/>
                <w:szCs w:val="22"/>
              </w:rPr>
              <w:t>11.0</w:t>
            </w:r>
          </w:p>
        </w:tc>
        <w:tc>
          <w:tcPr>
            <w:tcW w:w="0" w:type="auto"/>
            <w:shd w:val="clear" w:color="auto" w:fill="auto"/>
            <w:vAlign w:val="center"/>
          </w:tcPr>
          <w:p w:rsidR="005A5699" w:rsidRPr="00685A65" w:rsidRDefault="00812154" w:rsidP="005A5699">
            <w:pPr>
              <w:rPr>
                <w:sz w:val="22"/>
                <w:szCs w:val="22"/>
              </w:rPr>
            </w:pPr>
            <w:r w:rsidRPr="00685A65">
              <w:rPr>
                <w:sz w:val="22"/>
                <w:szCs w:val="22"/>
              </w:rPr>
              <w:t>4.5</w:t>
            </w:r>
          </w:p>
        </w:tc>
        <w:tc>
          <w:tcPr>
            <w:tcW w:w="0" w:type="auto"/>
            <w:shd w:val="clear" w:color="auto" w:fill="auto"/>
            <w:vAlign w:val="center"/>
          </w:tcPr>
          <w:p w:rsidR="005A5699" w:rsidRPr="00685A65" w:rsidRDefault="00812154" w:rsidP="005A5699">
            <w:pPr>
              <w:rPr>
                <w:sz w:val="22"/>
                <w:szCs w:val="22"/>
              </w:rPr>
            </w:pPr>
            <w:r w:rsidRPr="00685A65">
              <w:rPr>
                <w:sz w:val="22"/>
                <w:szCs w:val="22"/>
              </w:rPr>
              <w:t>2011</w:t>
            </w:r>
          </w:p>
        </w:tc>
      </w:tr>
      <w:tr w:rsidR="009B1F1A"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2013</w:t>
            </w:r>
          </w:p>
        </w:tc>
        <w:tc>
          <w:tcPr>
            <w:tcW w:w="0" w:type="auto"/>
            <w:shd w:val="clear" w:color="auto" w:fill="auto"/>
            <w:vAlign w:val="center"/>
          </w:tcPr>
          <w:p w:rsidR="005A5699" w:rsidRPr="00685A65" w:rsidRDefault="00812154" w:rsidP="005A5699">
            <w:pPr>
              <w:rPr>
                <w:sz w:val="22"/>
                <w:szCs w:val="22"/>
              </w:rPr>
            </w:pPr>
            <w:r w:rsidRPr="00685A65">
              <w:rPr>
                <w:sz w:val="22"/>
                <w:szCs w:val="22"/>
              </w:rPr>
              <w:t>12.0</w:t>
            </w:r>
          </w:p>
        </w:tc>
        <w:tc>
          <w:tcPr>
            <w:tcW w:w="0" w:type="auto"/>
            <w:shd w:val="clear" w:color="auto" w:fill="auto"/>
            <w:vAlign w:val="center"/>
          </w:tcPr>
          <w:p w:rsidR="005A5699" w:rsidRPr="00685A65" w:rsidRDefault="00812154" w:rsidP="005A5699">
            <w:pPr>
              <w:rPr>
                <w:sz w:val="22"/>
                <w:szCs w:val="22"/>
              </w:rPr>
            </w:pPr>
            <w:r w:rsidRPr="00685A65">
              <w:rPr>
                <w:sz w:val="22"/>
                <w:szCs w:val="22"/>
              </w:rPr>
              <w:t>4.5.1</w:t>
            </w:r>
          </w:p>
        </w:tc>
        <w:tc>
          <w:tcPr>
            <w:tcW w:w="0" w:type="auto"/>
            <w:shd w:val="clear" w:color="auto" w:fill="auto"/>
            <w:vAlign w:val="center"/>
          </w:tcPr>
          <w:p w:rsidR="005A5699" w:rsidRPr="00685A65" w:rsidRDefault="00812154" w:rsidP="005A5699">
            <w:pPr>
              <w:rPr>
                <w:sz w:val="22"/>
                <w:szCs w:val="22"/>
              </w:rPr>
            </w:pPr>
            <w:r w:rsidRPr="00685A65">
              <w:rPr>
                <w:sz w:val="22"/>
                <w:szCs w:val="22"/>
              </w:rPr>
              <w:t>2013</w:t>
            </w:r>
          </w:p>
        </w:tc>
      </w:tr>
      <w:tr w:rsidR="005A5699" w:rsidRPr="00812154" w:rsidTr="00B91FCC">
        <w:trPr>
          <w:jc w:val="center"/>
        </w:trPr>
        <w:tc>
          <w:tcPr>
            <w:tcW w:w="0" w:type="auto"/>
            <w:shd w:val="clear" w:color="auto" w:fill="auto"/>
            <w:vAlign w:val="center"/>
          </w:tcPr>
          <w:p w:rsidR="005A5699" w:rsidRPr="00685A65" w:rsidRDefault="00A431D2" w:rsidP="005A5699">
            <w:pPr>
              <w:rPr>
                <w:bCs/>
                <w:sz w:val="22"/>
                <w:szCs w:val="22"/>
              </w:rPr>
            </w:pPr>
            <w:r w:rsidRPr="00685A65">
              <w:rPr>
                <w:bCs/>
                <w:sz w:val="22"/>
                <w:szCs w:val="22"/>
              </w:rPr>
              <w:t>Visual Studio 2015</w:t>
            </w:r>
          </w:p>
        </w:tc>
        <w:tc>
          <w:tcPr>
            <w:tcW w:w="0" w:type="auto"/>
            <w:shd w:val="clear" w:color="auto" w:fill="auto"/>
            <w:vAlign w:val="center"/>
          </w:tcPr>
          <w:p w:rsidR="005A5699" w:rsidRPr="00685A65" w:rsidRDefault="00812154" w:rsidP="005A5699">
            <w:pPr>
              <w:rPr>
                <w:sz w:val="22"/>
                <w:szCs w:val="22"/>
              </w:rPr>
            </w:pPr>
            <w:r w:rsidRPr="00685A65">
              <w:rPr>
                <w:sz w:val="22"/>
                <w:szCs w:val="22"/>
              </w:rPr>
              <w:t>14.0</w:t>
            </w:r>
          </w:p>
        </w:tc>
        <w:tc>
          <w:tcPr>
            <w:tcW w:w="0" w:type="auto"/>
            <w:shd w:val="clear" w:color="auto" w:fill="auto"/>
            <w:vAlign w:val="center"/>
          </w:tcPr>
          <w:p w:rsidR="005A5699" w:rsidRPr="00685A65" w:rsidRDefault="00812154" w:rsidP="005A5699">
            <w:pPr>
              <w:rPr>
                <w:sz w:val="22"/>
                <w:szCs w:val="22"/>
              </w:rPr>
            </w:pPr>
            <w:r w:rsidRPr="00685A65">
              <w:rPr>
                <w:sz w:val="22"/>
                <w:szCs w:val="22"/>
              </w:rPr>
              <w:t>4.6</w:t>
            </w:r>
          </w:p>
        </w:tc>
        <w:tc>
          <w:tcPr>
            <w:tcW w:w="0" w:type="auto"/>
            <w:shd w:val="clear" w:color="auto" w:fill="auto"/>
            <w:vAlign w:val="center"/>
          </w:tcPr>
          <w:p w:rsidR="005A5699" w:rsidRPr="00685A65" w:rsidRDefault="00812154" w:rsidP="005A5699">
            <w:pPr>
              <w:rPr>
                <w:sz w:val="22"/>
                <w:szCs w:val="22"/>
              </w:rPr>
            </w:pPr>
            <w:r w:rsidRPr="00685A65">
              <w:rPr>
                <w:sz w:val="22"/>
                <w:szCs w:val="22"/>
              </w:rPr>
              <w:t>2015</w:t>
            </w:r>
          </w:p>
        </w:tc>
      </w:tr>
    </w:tbl>
    <w:p w:rsidR="005A5699" w:rsidRDefault="00C9432A" w:rsidP="005A5699">
      <w:pPr>
        <w:rPr>
          <w:b/>
        </w:rPr>
      </w:pPr>
      <w:r>
        <w:rPr>
          <w:b/>
        </w:rPr>
        <w:tab/>
      </w:r>
    </w:p>
    <w:p w:rsidR="00C9432A" w:rsidRDefault="00C9432A" w:rsidP="00DD1A6F">
      <w:pPr>
        <w:numPr>
          <w:ilvl w:val="0"/>
          <w:numId w:val="13"/>
        </w:numPr>
        <w:rPr>
          <w:b/>
        </w:rPr>
      </w:pPr>
      <w:r>
        <w:rPr>
          <w:b/>
        </w:rPr>
        <w:t>Configurarea IDE</w:t>
      </w:r>
    </w:p>
    <w:p w:rsidR="00C9432A" w:rsidRDefault="00C9432A" w:rsidP="00685A65">
      <w:pPr>
        <w:jc w:val="both"/>
      </w:pPr>
      <w:r>
        <w:rPr>
          <w:b/>
        </w:rPr>
        <w:tab/>
      </w:r>
      <w:r>
        <w:t>La prima rulare a aplicației există posibilitatea de a pre</w:t>
      </w:r>
      <w:r w:rsidR="00CA1BE8">
        <w:t>-</w:t>
      </w:r>
      <w:r>
        <w:t xml:space="preserve">seta IDE-ul </w:t>
      </w:r>
      <w:r w:rsidR="00CA1BE8">
        <w:t>î</w:t>
      </w:r>
      <w:r>
        <w:t xml:space="preserve">n funcție de limbajul de  programare sau tipul de aplicații dezvoltate. Opțiunea „General Development Settings” aplică cele mai uzuale setări valabile pentru toate limbajele de programare suportate de Visual Studio. </w:t>
      </w:r>
    </w:p>
    <w:p w:rsidR="00C9432A" w:rsidRDefault="00C9432A" w:rsidP="00685A65">
      <w:pPr>
        <w:jc w:val="both"/>
      </w:pPr>
      <w:r>
        <w:tab/>
        <w:t xml:space="preserve">După deschidere se pot identifica </w:t>
      </w:r>
      <w:r w:rsidR="00962446">
        <w:t xml:space="preserve">ferestrele meniurile, barele de meniu precum </w:t>
      </w:r>
      <w:r w:rsidR="00CA1BE8">
        <w:t>ș</w:t>
      </w:r>
      <w:r w:rsidR="00962446">
        <w:t>i fereastra principală, după cum se poate vedea și în imaginea de mai jos.</w:t>
      </w:r>
    </w:p>
    <w:p w:rsidR="00962446" w:rsidRDefault="00962446" w:rsidP="005A5699"/>
    <w:p w:rsidR="002442A8" w:rsidRDefault="005C5FA7" w:rsidP="002442A8">
      <w:pPr>
        <w:keepNext/>
      </w:pPr>
      <w:r>
        <w:rPr>
          <w:noProof/>
          <w:lang w:eastAsia="ro-RO"/>
        </w:rPr>
        <w:drawing>
          <wp:inline distT="0" distB="0" distL="0" distR="0" wp14:anchorId="109E87F6" wp14:editId="2CD29CBE">
            <wp:extent cx="5685155" cy="2966085"/>
            <wp:effectExtent l="19050" t="19050" r="10795" b="24765"/>
            <wp:docPr id="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155" cy="2966085"/>
                    </a:xfrm>
                    <a:prstGeom prst="rect">
                      <a:avLst/>
                    </a:prstGeom>
                    <a:noFill/>
                    <a:ln w="6350" cmpd="sng">
                      <a:solidFill>
                        <a:srgbClr val="000000"/>
                      </a:solidFill>
                      <a:miter lim="800000"/>
                      <a:headEnd/>
                      <a:tailEnd/>
                    </a:ln>
                    <a:effectLst/>
                  </pic:spPr>
                </pic:pic>
              </a:graphicData>
            </a:graphic>
          </wp:inline>
        </w:drawing>
      </w:r>
    </w:p>
    <w:p w:rsidR="00CA1BE8" w:rsidRDefault="00CA1BE8" w:rsidP="00E92C87">
      <w:pPr>
        <w:pStyle w:val="Caption"/>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5</w:t>
      </w:r>
      <w:r w:rsidR="00A472CD">
        <w:rPr>
          <w:noProof/>
        </w:rPr>
        <w:fldChar w:fldCharType="end"/>
      </w:r>
      <w:r>
        <w:t>. Start Page în MVS / sursa:</w:t>
      </w:r>
      <w:r w:rsidR="002442A8">
        <w:t xml:space="preserve"> </w:t>
      </w:r>
      <w:r w:rsidR="002442A8" w:rsidRPr="002B508D">
        <w:t>https://msdn.microsoft.com/en-us/library/jj153219.aspx</w:t>
      </w:r>
    </w:p>
    <w:p w:rsidR="00962446" w:rsidRPr="00C9432A" w:rsidRDefault="002442A8" w:rsidP="00E92C87">
      <w:pPr>
        <w:pStyle w:val="Caption"/>
      </w:pPr>
      <w:r>
        <w:t xml:space="preserve">   </w:t>
      </w:r>
    </w:p>
    <w:p w:rsidR="00475135" w:rsidRDefault="00CA1BE8" w:rsidP="00685A65">
      <w:pPr>
        <w:jc w:val="both"/>
      </w:pPr>
      <w:r>
        <w:tab/>
      </w:r>
      <w:r w:rsidR="00475135">
        <w:t>Pentru a schimba layout-ul aplicației din meniul Tools se selectează Options – General și din Color Theme se pot alege opțiunile Dark sau Light.</w:t>
      </w:r>
    </w:p>
    <w:p w:rsidR="00475135" w:rsidRDefault="00475135" w:rsidP="005A5699"/>
    <w:p w:rsidR="002537D9" w:rsidRDefault="005C5FA7" w:rsidP="00685A65">
      <w:pPr>
        <w:keepNext/>
        <w:jc w:val="center"/>
        <w:rPr>
          <w:noProof/>
          <w:lang w:eastAsia="ro-RO"/>
        </w:rPr>
      </w:pPr>
      <w:r>
        <w:rPr>
          <w:noProof/>
          <w:lang w:eastAsia="ro-RO"/>
        </w:rPr>
        <w:lastRenderedPageBreak/>
        <w:drawing>
          <wp:inline distT="0" distB="0" distL="0" distR="0" wp14:anchorId="61C2864A" wp14:editId="7EA6A71C">
            <wp:extent cx="3554095" cy="2282190"/>
            <wp:effectExtent l="0" t="0" r="8255" b="3810"/>
            <wp:docPr id="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4095" cy="2282190"/>
                    </a:xfrm>
                    <a:prstGeom prst="rect">
                      <a:avLst/>
                    </a:prstGeom>
                    <a:noFill/>
                    <a:ln>
                      <a:noFill/>
                    </a:ln>
                  </pic:spPr>
                </pic:pic>
              </a:graphicData>
            </a:graphic>
          </wp:inline>
        </w:drawing>
      </w:r>
    </w:p>
    <w:p w:rsidR="00CA1BE8" w:rsidRDefault="00CA1BE8" w:rsidP="00685A65">
      <w:pPr>
        <w:keepNext/>
        <w:jc w:val="center"/>
      </w:pPr>
    </w:p>
    <w:p w:rsidR="00812154" w:rsidRDefault="00CA1BE8" w:rsidP="00E92C87">
      <w:pPr>
        <w:pStyle w:val="Caption"/>
        <w:rPr>
          <w:noProof/>
          <w:lang w:eastAsia="ro-RO"/>
        </w:rPr>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6</w:t>
      </w:r>
      <w:r w:rsidR="00A472CD">
        <w:rPr>
          <w:noProof/>
        </w:rPr>
        <w:fldChar w:fldCharType="end"/>
      </w:r>
      <w:r>
        <w:t xml:space="preserve">. </w:t>
      </w:r>
      <w:r w:rsidRPr="00415158">
        <w:t>Meniul Tools</w:t>
      </w:r>
      <w:r>
        <w:t xml:space="preserve"> / sursa: </w:t>
      </w:r>
      <w:r w:rsidR="00211BC2" w:rsidRPr="00674E83">
        <w:rPr>
          <w:noProof/>
        </w:rPr>
        <w:t>https://msdn.microsoft.com/en-us/library/jj153219.aspx</w:t>
      </w:r>
    </w:p>
    <w:p w:rsidR="00733685" w:rsidRDefault="00733685" w:rsidP="005A5699">
      <w:pPr>
        <w:rPr>
          <w:noProof/>
          <w:lang w:eastAsia="ro-RO"/>
        </w:rPr>
      </w:pPr>
    </w:p>
    <w:p w:rsidR="00CA1BE8" w:rsidRPr="00475135" w:rsidRDefault="00CA1BE8" w:rsidP="005A5699"/>
    <w:p w:rsidR="002537D9" w:rsidRDefault="005C5FA7" w:rsidP="002537D9">
      <w:pPr>
        <w:keepNext/>
      </w:pPr>
      <w:r>
        <w:rPr>
          <w:noProof/>
          <w:lang w:eastAsia="ro-RO"/>
        </w:rPr>
        <w:drawing>
          <wp:inline distT="0" distB="0" distL="0" distR="0" wp14:anchorId="4FDF2BD3" wp14:editId="3FA12880">
            <wp:extent cx="5756910" cy="3641725"/>
            <wp:effectExtent l="0" t="0" r="0" b="0"/>
            <wp:docPr id="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641725"/>
                    </a:xfrm>
                    <a:prstGeom prst="rect">
                      <a:avLst/>
                    </a:prstGeom>
                    <a:noFill/>
                    <a:ln>
                      <a:noFill/>
                    </a:ln>
                  </pic:spPr>
                </pic:pic>
              </a:graphicData>
            </a:graphic>
          </wp:inline>
        </w:drawing>
      </w:r>
    </w:p>
    <w:p w:rsidR="002537D9" w:rsidRDefault="00CA1BE8" w:rsidP="00E92C87">
      <w:pPr>
        <w:pStyle w:val="Caption"/>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7</w:t>
      </w:r>
      <w:r w:rsidR="00A472CD">
        <w:rPr>
          <w:noProof/>
        </w:rPr>
        <w:fldChar w:fldCharType="end"/>
      </w:r>
      <w:r>
        <w:t xml:space="preserve">. </w:t>
      </w:r>
      <w:r w:rsidRPr="00585F24">
        <w:t>Meniul Options</w:t>
      </w:r>
      <w:r>
        <w:t xml:space="preserve"> / sursa: </w:t>
      </w:r>
      <w:r w:rsidR="002537D9" w:rsidRPr="00D44BDB">
        <w:t>https://msdn.microsoft.com/en-us/library/jj153219.aspx</w:t>
      </w:r>
    </w:p>
    <w:p w:rsidR="002537D9" w:rsidRPr="002537D9" w:rsidRDefault="002537D9" w:rsidP="002537D9"/>
    <w:p w:rsidR="00733685" w:rsidRDefault="00733685" w:rsidP="005A5699">
      <w:pPr>
        <w:rPr>
          <w:b/>
        </w:rPr>
      </w:pPr>
    </w:p>
    <w:p w:rsidR="00DD1A6F" w:rsidRDefault="00DE645D" w:rsidP="005A5699">
      <w:r w:rsidRPr="00DE645D">
        <w:tab/>
      </w:r>
    </w:p>
    <w:p w:rsidR="00137CD0" w:rsidRPr="00137CD0" w:rsidRDefault="00137CD0" w:rsidP="00DD1A6F">
      <w:pPr>
        <w:numPr>
          <w:ilvl w:val="0"/>
          <w:numId w:val="13"/>
        </w:numPr>
        <w:rPr>
          <w:b/>
        </w:rPr>
      </w:pPr>
      <w:r w:rsidRPr="00137CD0">
        <w:rPr>
          <w:b/>
        </w:rPr>
        <w:t>Crearea unei simple aplicații în Visual Studio și C#</w:t>
      </w:r>
    </w:p>
    <w:p w:rsidR="00137CD0" w:rsidRDefault="00137CD0" w:rsidP="005A5699"/>
    <w:p w:rsidR="00137CD0" w:rsidRDefault="00137CD0" w:rsidP="00685A65">
      <w:pPr>
        <w:ind w:firstLine="720"/>
        <w:jc w:val="both"/>
      </w:pPr>
      <w:r>
        <w:t>Atunci când se creează o nouă aplicație prima dată se generează un proiect nou precum și o soluție nouă.  De exemplu vom crea un proiect Windows Presentation Foundation (WPF)</w:t>
      </w:r>
    </w:p>
    <w:p w:rsidR="00137CD0" w:rsidRDefault="00137CD0" w:rsidP="00137CD0"/>
    <w:p w:rsidR="00137CD0" w:rsidRDefault="00137CD0" w:rsidP="00137CD0">
      <w:r>
        <w:t>Din meniul File se aleg opțiunile New, Project…</w:t>
      </w:r>
    </w:p>
    <w:p w:rsidR="00137CD0" w:rsidRDefault="00137CD0" w:rsidP="00137CD0"/>
    <w:p w:rsidR="00DE56D7" w:rsidRDefault="005C5FA7" w:rsidP="00685A65">
      <w:pPr>
        <w:keepNext/>
        <w:jc w:val="center"/>
      </w:pPr>
      <w:r>
        <w:rPr>
          <w:noProof/>
          <w:lang w:eastAsia="ro-RO"/>
        </w:rPr>
        <w:lastRenderedPageBreak/>
        <w:drawing>
          <wp:inline distT="0" distB="0" distL="0" distR="0" wp14:anchorId="635AA86A" wp14:editId="27FBCCAA">
            <wp:extent cx="5408762" cy="1686142"/>
            <wp:effectExtent l="0" t="0" r="1905" b="9525"/>
            <wp:docPr id="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067" cy="1688731"/>
                    </a:xfrm>
                    <a:prstGeom prst="rect">
                      <a:avLst/>
                    </a:prstGeom>
                    <a:noFill/>
                    <a:ln>
                      <a:noFill/>
                    </a:ln>
                  </pic:spPr>
                </pic:pic>
              </a:graphicData>
            </a:graphic>
          </wp:inline>
        </w:drawing>
      </w:r>
    </w:p>
    <w:p w:rsidR="00DE56D7" w:rsidRDefault="00CA1BE8" w:rsidP="00E92C87">
      <w:pPr>
        <w:pStyle w:val="Caption"/>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8</w:t>
      </w:r>
      <w:r w:rsidR="00A472CD">
        <w:rPr>
          <w:noProof/>
        </w:rPr>
        <w:fldChar w:fldCharType="end"/>
      </w:r>
      <w:r>
        <w:t xml:space="preserve">. Meniuri / sursa: </w:t>
      </w:r>
      <w:r w:rsidR="00DE56D7" w:rsidRPr="00277EE1">
        <w:t>https://msdn.microsoft.com/en-us/library/jj153219.aspx</w:t>
      </w:r>
    </w:p>
    <w:p w:rsidR="00137CD0" w:rsidRDefault="00137CD0" w:rsidP="00137CD0">
      <w:r>
        <w:t xml:space="preserve">  </w:t>
      </w:r>
    </w:p>
    <w:p w:rsidR="00360445" w:rsidRDefault="00360445" w:rsidP="005A5699"/>
    <w:p w:rsidR="00360445" w:rsidRDefault="00360445" w:rsidP="005A5699"/>
    <w:p w:rsidR="00137CD0" w:rsidRDefault="00CA1BE8" w:rsidP="00685A65">
      <w:pPr>
        <w:jc w:val="both"/>
      </w:pPr>
      <w:r>
        <w:tab/>
      </w:r>
      <w:r w:rsidR="00583903">
        <w:t>Din fereastra nou deschisă se alege C# cu șablonul „Visual WPF” iar în partea de jos a ferestrei se alege numele proiectului.</w:t>
      </w:r>
    </w:p>
    <w:p w:rsidR="00360445" w:rsidRDefault="00360445" w:rsidP="005A5699"/>
    <w:p w:rsidR="00583903" w:rsidRDefault="005C5FA7" w:rsidP="00685A65">
      <w:pPr>
        <w:keepNext/>
        <w:jc w:val="center"/>
      </w:pPr>
      <w:r>
        <w:rPr>
          <w:noProof/>
          <w:lang w:eastAsia="ro-RO"/>
        </w:rPr>
        <w:drawing>
          <wp:inline distT="0" distB="0" distL="0" distR="0" wp14:anchorId="23A092F5" wp14:editId="62328B42">
            <wp:extent cx="5253487" cy="2931545"/>
            <wp:effectExtent l="19050" t="19050" r="23495" b="21590"/>
            <wp:docPr id="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6309" cy="2933120"/>
                    </a:xfrm>
                    <a:prstGeom prst="rect">
                      <a:avLst/>
                    </a:prstGeom>
                    <a:noFill/>
                    <a:ln w="6350" cmpd="sng">
                      <a:solidFill>
                        <a:srgbClr val="000000"/>
                      </a:solidFill>
                      <a:miter lim="800000"/>
                      <a:headEnd/>
                      <a:tailEnd/>
                    </a:ln>
                    <a:effectLst/>
                  </pic:spPr>
                </pic:pic>
              </a:graphicData>
            </a:graphic>
          </wp:inline>
        </w:drawing>
      </w:r>
    </w:p>
    <w:p w:rsidR="00583903" w:rsidRDefault="00CA1BE8" w:rsidP="00D04CE6">
      <w:pPr>
        <w:pStyle w:val="Caption"/>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9</w:t>
      </w:r>
      <w:r w:rsidR="00A472CD">
        <w:rPr>
          <w:noProof/>
        </w:rPr>
        <w:fldChar w:fldCharType="end"/>
      </w:r>
      <w:r>
        <w:t xml:space="preserve">. / </w:t>
      </w:r>
      <w:r w:rsidR="00583903">
        <w:t xml:space="preserve">Sursa: </w:t>
      </w:r>
      <w:r w:rsidR="00583903" w:rsidRPr="00277EE1">
        <w:t>https://msdn.microsoft.com/en-us/library/jj153219.aspx</w:t>
      </w:r>
    </w:p>
    <w:p w:rsidR="00DE56D7" w:rsidRDefault="00DE56D7" w:rsidP="005A5699"/>
    <w:p w:rsidR="00137CD0" w:rsidRDefault="00360445" w:rsidP="005A5699">
      <w:r>
        <w:t xml:space="preserve">După acești pași Visual Studio creează  proiectul „HelloWPFApp”  precum și soluția. </w:t>
      </w:r>
    </w:p>
    <w:p w:rsidR="00360445" w:rsidRDefault="00360445" w:rsidP="005A5699"/>
    <w:p w:rsidR="00ED185B" w:rsidRDefault="005C5FA7" w:rsidP="00685A65">
      <w:pPr>
        <w:keepNext/>
        <w:jc w:val="center"/>
      </w:pPr>
      <w:r>
        <w:rPr>
          <w:noProof/>
          <w:lang w:eastAsia="ro-RO"/>
        </w:rPr>
        <w:drawing>
          <wp:inline distT="0" distB="0" distL="0" distR="0" wp14:anchorId="05E7D60B" wp14:editId="2A0B0950">
            <wp:extent cx="2570235" cy="2191109"/>
            <wp:effectExtent l="0" t="0" r="1905" b="0"/>
            <wp:docPr id="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3645" cy="2194016"/>
                    </a:xfrm>
                    <a:prstGeom prst="rect">
                      <a:avLst/>
                    </a:prstGeom>
                    <a:noFill/>
                    <a:ln>
                      <a:noFill/>
                    </a:ln>
                  </pic:spPr>
                </pic:pic>
              </a:graphicData>
            </a:graphic>
          </wp:inline>
        </w:drawing>
      </w:r>
    </w:p>
    <w:p w:rsidR="00ED185B" w:rsidRDefault="00CA1BE8" w:rsidP="00D04CE6">
      <w:pPr>
        <w:pStyle w:val="Caption"/>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10</w:t>
      </w:r>
      <w:r w:rsidR="00A472CD">
        <w:rPr>
          <w:noProof/>
        </w:rPr>
        <w:fldChar w:fldCharType="end"/>
      </w:r>
      <w:r>
        <w:t xml:space="preserve">. / </w:t>
      </w:r>
      <w:r w:rsidR="00ED185B">
        <w:t xml:space="preserve">Sursa: </w:t>
      </w:r>
      <w:r w:rsidR="00ED185B" w:rsidRPr="00277EE1">
        <w:t>https://msdn.microsoft.com/en-us/library/jj153219.aspx</w:t>
      </w:r>
    </w:p>
    <w:p w:rsidR="00360445" w:rsidRDefault="00360445" w:rsidP="005A5699"/>
    <w:p w:rsidR="00360445" w:rsidRDefault="00360445" w:rsidP="005A5699">
      <w:r>
        <w:lastRenderedPageBreak/>
        <w:t xml:space="preserve">În acest moment Visual Studio este pregătit pentru a crea aplicații C# WPF  </w:t>
      </w:r>
    </w:p>
    <w:p w:rsidR="00360445" w:rsidRDefault="00360445" w:rsidP="005A5699"/>
    <w:p w:rsidR="00ED185B" w:rsidRPr="00DD1A6F" w:rsidRDefault="00DD1A6F" w:rsidP="00DD1A6F">
      <w:pPr>
        <w:numPr>
          <w:ilvl w:val="0"/>
          <w:numId w:val="13"/>
        </w:numPr>
        <w:rPr>
          <w:b/>
        </w:rPr>
      </w:pPr>
      <w:r w:rsidRPr="00DD1A6F">
        <w:rPr>
          <w:b/>
        </w:rPr>
        <w:t xml:space="preserve">Variante disponibile de Visual Studio </w:t>
      </w:r>
    </w:p>
    <w:p w:rsidR="00CA1BE8" w:rsidRDefault="00CA1BE8" w:rsidP="00DD1A6F">
      <w:pPr>
        <w:ind w:firstLine="720"/>
      </w:pPr>
    </w:p>
    <w:p w:rsidR="007F0B82" w:rsidRDefault="00DE645D" w:rsidP="00685A65">
      <w:pPr>
        <w:ind w:firstLine="720"/>
        <w:jc w:val="both"/>
      </w:pPr>
      <w:r w:rsidRPr="00DE645D">
        <w:t xml:space="preserve">Visual </w:t>
      </w:r>
      <w:r>
        <w:t xml:space="preserve">Studio este disponibil </w:t>
      </w:r>
      <w:r w:rsidR="007F0B82">
        <w:t>î</w:t>
      </w:r>
      <w:r>
        <w:t>n mai multe variante</w:t>
      </w:r>
      <w:r w:rsidR="007F0B82">
        <w:t>:</w:t>
      </w:r>
      <w:r>
        <w:t xml:space="preserve"> </w:t>
      </w:r>
    </w:p>
    <w:p w:rsidR="007F0B82" w:rsidRDefault="00DE645D" w:rsidP="00685A65">
      <w:pPr>
        <w:numPr>
          <w:ilvl w:val="0"/>
          <w:numId w:val="45"/>
        </w:numPr>
        <w:jc w:val="both"/>
      </w:pPr>
      <w:r>
        <w:t xml:space="preserve">Community fost Express, </w:t>
      </w:r>
    </w:p>
    <w:p w:rsidR="007F0B82" w:rsidRDefault="00DE645D" w:rsidP="00685A65">
      <w:pPr>
        <w:numPr>
          <w:ilvl w:val="0"/>
          <w:numId w:val="45"/>
        </w:numPr>
        <w:jc w:val="both"/>
      </w:pPr>
      <w:r>
        <w:t xml:space="preserve">Professional, </w:t>
      </w:r>
    </w:p>
    <w:p w:rsidR="007F0B82" w:rsidRDefault="00DE645D" w:rsidP="00685A65">
      <w:pPr>
        <w:numPr>
          <w:ilvl w:val="0"/>
          <w:numId w:val="45"/>
        </w:numPr>
        <w:jc w:val="both"/>
      </w:pPr>
      <w:r>
        <w:t xml:space="preserve">Premium, </w:t>
      </w:r>
    </w:p>
    <w:p w:rsidR="00DE645D" w:rsidRDefault="00DE645D" w:rsidP="00685A65">
      <w:pPr>
        <w:numPr>
          <w:ilvl w:val="0"/>
          <w:numId w:val="45"/>
        </w:numPr>
        <w:jc w:val="both"/>
      </w:pPr>
      <w:r>
        <w:t>Ultimate.</w:t>
      </w:r>
    </w:p>
    <w:p w:rsidR="001361FA" w:rsidRDefault="001361FA" w:rsidP="005A5699"/>
    <w:p w:rsidR="00137CD0" w:rsidRDefault="00137CD0" w:rsidP="005A5699"/>
    <w:p w:rsidR="00DE645D" w:rsidRDefault="00DD019F" w:rsidP="00F63F63">
      <w:pPr>
        <w:pStyle w:val="Heading3"/>
      </w:pPr>
      <w:bookmarkStart w:id="52" w:name="_Toc454619808"/>
      <w:bookmarkStart w:id="53" w:name="_Toc454806990"/>
      <w:r>
        <w:t>LIMBAJUL C#</w:t>
      </w:r>
      <w:bookmarkEnd w:id="52"/>
      <w:bookmarkEnd w:id="53"/>
    </w:p>
    <w:p w:rsidR="00812154" w:rsidRPr="00F63F63" w:rsidRDefault="00563436" w:rsidP="00685A65">
      <w:pPr>
        <w:pStyle w:val="Heading4"/>
        <w:ind w:hanging="438"/>
        <w:rPr>
          <w:sz w:val="24"/>
          <w:szCs w:val="24"/>
        </w:rPr>
      </w:pPr>
      <w:r w:rsidRPr="00F63F63">
        <w:rPr>
          <w:sz w:val="24"/>
          <w:szCs w:val="24"/>
        </w:rPr>
        <w:t xml:space="preserve">TIPURI DE DATE FUNDAMENTALE IN C# </w:t>
      </w:r>
    </w:p>
    <w:p w:rsidR="00433A0B" w:rsidRDefault="00433A0B" w:rsidP="00433A0B"/>
    <w:p w:rsidR="00326365" w:rsidRDefault="00CA0B73" w:rsidP="00685A65">
      <w:pPr>
        <w:jc w:val="both"/>
      </w:pPr>
      <w:r>
        <w:tab/>
      </w:r>
      <w:r w:rsidR="00326365">
        <w:t>Limbajul C# include două categorii de tipuri de date și anume tipuri valorice si tipuri referință.</w:t>
      </w:r>
      <w:r w:rsidR="007F0B82">
        <w:t xml:space="preserve"> </w:t>
      </w:r>
      <w:r w:rsidR="00326365">
        <w:t>Conform MSDN (Microsoft Developer Network) putem clasifica tipurile valoare după cum urmează:</w:t>
      </w:r>
    </w:p>
    <w:p w:rsidR="00326365" w:rsidRDefault="00326365" w:rsidP="00326365"/>
    <w:p w:rsidR="00326365" w:rsidRDefault="00F02377" w:rsidP="003E4E78">
      <w:pPr>
        <w:numPr>
          <w:ilvl w:val="0"/>
          <w:numId w:val="10"/>
        </w:numPr>
      </w:pPr>
      <w:r>
        <w:t xml:space="preserve">Tipuri </w:t>
      </w:r>
      <w:r w:rsidR="00326365">
        <w:t>Întregi:</w:t>
      </w:r>
      <w:r w:rsidR="00946C64">
        <w:t xml:space="preserve"> </w:t>
      </w:r>
    </w:p>
    <w:p w:rsidR="007F0B82" w:rsidRDefault="007F0B82" w:rsidP="001E31B1">
      <w:pPr>
        <w:ind w:left="792"/>
      </w:pPr>
    </w:p>
    <w:p w:rsidR="00875676" w:rsidRDefault="00CA0B73" w:rsidP="00685A65">
      <w:pPr>
        <w:jc w:val="both"/>
      </w:pPr>
      <w:r>
        <w:tab/>
      </w:r>
      <w:r w:rsidR="00946C64">
        <w:t>În C# sunt definite nou</w:t>
      </w:r>
      <w:r w:rsidR="007A492C">
        <w:t>ă</w:t>
      </w:r>
      <w:r w:rsidR="00946C64">
        <w:t xml:space="preserve"> tipuri întregi: char, byte, sbyte, short, ushort, int, uint, long,</w:t>
      </w:r>
      <w:r w:rsidR="007F0B82">
        <w:t xml:space="preserve"> </w:t>
      </w:r>
      <w:r w:rsidR="00946C64">
        <w:t>ulong. Cu excepția lui char toate sunt folosite in calculele numeric.</w:t>
      </w:r>
    </w:p>
    <w:p w:rsidR="00475C85" w:rsidRDefault="00475C85" w:rsidP="00685A65">
      <w:pPr>
        <w:ind w:left="720"/>
        <w:jc w:val="both"/>
      </w:pPr>
    </w:p>
    <w:p w:rsidR="00946C64" w:rsidRDefault="007A492C" w:rsidP="00685A65">
      <w:pPr>
        <w:pStyle w:val="Caption"/>
      </w:pPr>
      <w:r>
        <w:t xml:space="preserve">Tabel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noBreakHyphen/>
      </w:r>
      <w:r w:rsidR="00A472CD">
        <w:fldChar w:fldCharType="begin"/>
      </w:r>
      <w:r w:rsidR="00A472CD">
        <w:instrText xml:space="preserve"> SEQ Tabel \* ARABIC \s 1 </w:instrText>
      </w:r>
      <w:r w:rsidR="00A472CD">
        <w:fldChar w:fldCharType="separate"/>
      </w:r>
      <w:r w:rsidR="00E92C87">
        <w:rPr>
          <w:noProof/>
        </w:rPr>
        <w:t>3</w:t>
      </w:r>
      <w:r w:rsidR="00A472CD">
        <w:rPr>
          <w:noProof/>
        </w:rPr>
        <w:fldChar w:fldCharType="end"/>
      </w:r>
      <w:r>
        <w:t xml:space="preserve">. </w:t>
      </w:r>
      <w:r w:rsidR="00946C64">
        <w:t>Domeniul tipurilor întregi:</w:t>
      </w:r>
    </w:p>
    <w:p w:rsidR="00946C64" w:rsidRPr="00685A65" w:rsidRDefault="00946C64" w:rsidP="001E31B1">
      <w:pPr>
        <w:ind w:left="360"/>
        <w:rPr>
          <w:sz w:val="10"/>
          <w:szCs w:val="1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590"/>
        <w:gridCol w:w="786"/>
        <w:gridCol w:w="5529"/>
      </w:tblGrid>
      <w:tr w:rsidR="00946C64" w:rsidTr="00B91FCC">
        <w:trPr>
          <w:jc w:val="center"/>
        </w:trPr>
        <w:tc>
          <w:tcPr>
            <w:tcW w:w="0" w:type="auto"/>
            <w:tcBorders>
              <w:bottom w:val="single" w:sz="12" w:space="0" w:color="666666"/>
            </w:tcBorders>
            <w:shd w:val="clear" w:color="auto" w:fill="auto"/>
            <w:vAlign w:val="center"/>
          </w:tcPr>
          <w:p w:rsidR="00946C64" w:rsidRPr="00B91FCC" w:rsidRDefault="00946C64" w:rsidP="00B91FCC">
            <w:pPr>
              <w:rPr>
                <w:b/>
                <w:bCs/>
              </w:rPr>
            </w:pPr>
            <w:r w:rsidRPr="00B91FCC">
              <w:rPr>
                <w:b/>
                <w:bCs/>
              </w:rPr>
              <w:t>Tipul de dată</w:t>
            </w:r>
          </w:p>
        </w:tc>
        <w:tc>
          <w:tcPr>
            <w:tcW w:w="786" w:type="dxa"/>
            <w:tcBorders>
              <w:bottom w:val="single" w:sz="12" w:space="0" w:color="666666"/>
            </w:tcBorders>
            <w:shd w:val="clear" w:color="auto" w:fill="auto"/>
            <w:vAlign w:val="center"/>
          </w:tcPr>
          <w:p w:rsidR="00946C64" w:rsidRPr="00B91FCC" w:rsidRDefault="00946C64" w:rsidP="00B91FCC">
            <w:pPr>
              <w:rPr>
                <w:b/>
                <w:bCs/>
              </w:rPr>
            </w:pPr>
            <w:r w:rsidRPr="00B91FCC">
              <w:rPr>
                <w:b/>
                <w:bCs/>
              </w:rPr>
              <w:t>Biți</w:t>
            </w:r>
          </w:p>
        </w:tc>
        <w:tc>
          <w:tcPr>
            <w:tcW w:w="5529" w:type="dxa"/>
            <w:tcBorders>
              <w:bottom w:val="single" w:sz="12" w:space="0" w:color="666666"/>
            </w:tcBorders>
            <w:shd w:val="clear" w:color="auto" w:fill="auto"/>
            <w:vAlign w:val="center"/>
          </w:tcPr>
          <w:p w:rsidR="00946C64" w:rsidRPr="00B91FCC" w:rsidRDefault="00946C64" w:rsidP="00B91FCC">
            <w:pPr>
              <w:rPr>
                <w:b/>
                <w:bCs/>
              </w:rPr>
            </w:pPr>
            <w:r w:rsidRPr="00B91FCC">
              <w:rPr>
                <w:b/>
                <w:bCs/>
              </w:rPr>
              <w:t>Domeniul</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byte</w:t>
            </w:r>
          </w:p>
        </w:tc>
        <w:tc>
          <w:tcPr>
            <w:tcW w:w="786" w:type="dxa"/>
            <w:shd w:val="clear" w:color="auto" w:fill="auto"/>
            <w:vAlign w:val="center"/>
          </w:tcPr>
          <w:p w:rsidR="00946C64" w:rsidRDefault="00946C64" w:rsidP="00B91FCC">
            <w:r>
              <w:t>8</w:t>
            </w:r>
          </w:p>
        </w:tc>
        <w:tc>
          <w:tcPr>
            <w:tcW w:w="5529" w:type="dxa"/>
            <w:shd w:val="clear" w:color="auto" w:fill="auto"/>
            <w:vAlign w:val="center"/>
          </w:tcPr>
          <w:p w:rsidR="00946C64" w:rsidRDefault="00946C64" w:rsidP="00B91FCC">
            <w:r>
              <w:t>0 la 255 (fără semn)</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sbyte</w:t>
            </w:r>
          </w:p>
        </w:tc>
        <w:tc>
          <w:tcPr>
            <w:tcW w:w="786" w:type="dxa"/>
            <w:shd w:val="clear" w:color="auto" w:fill="auto"/>
            <w:vAlign w:val="center"/>
          </w:tcPr>
          <w:p w:rsidR="00946C64" w:rsidRDefault="00946C64" w:rsidP="00B91FCC">
            <w:r>
              <w:t>8</w:t>
            </w:r>
          </w:p>
        </w:tc>
        <w:tc>
          <w:tcPr>
            <w:tcW w:w="5529" w:type="dxa"/>
            <w:shd w:val="clear" w:color="auto" w:fill="auto"/>
            <w:vAlign w:val="center"/>
          </w:tcPr>
          <w:p w:rsidR="00946C64" w:rsidRDefault="00946C64" w:rsidP="00B91FCC">
            <w:r>
              <w:t>-128 la 127</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short</w:t>
            </w:r>
          </w:p>
        </w:tc>
        <w:tc>
          <w:tcPr>
            <w:tcW w:w="786" w:type="dxa"/>
            <w:shd w:val="clear" w:color="auto" w:fill="auto"/>
            <w:vAlign w:val="center"/>
          </w:tcPr>
          <w:p w:rsidR="00946C64" w:rsidRDefault="00946C64" w:rsidP="00B91FCC">
            <w:r>
              <w:t>16</w:t>
            </w:r>
          </w:p>
        </w:tc>
        <w:tc>
          <w:tcPr>
            <w:tcW w:w="5529" w:type="dxa"/>
            <w:shd w:val="clear" w:color="auto" w:fill="auto"/>
            <w:vAlign w:val="center"/>
          </w:tcPr>
          <w:p w:rsidR="00946C64" w:rsidRDefault="00946C64" w:rsidP="00B91FCC">
            <w:r>
              <w:t>-32768 la 32767</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ushort</w:t>
            </w:r>
          </w:p>
        </w:tc>
        <w:tc>
          <w:tcPr>
            <w:tcW w:w="786" w:type="dxa"/>
            <w:shd w:val="clear" w:color="auto" w:fill="auto"/>
            <w:vAlign w:val="center"/>
          </w:tcPr>
          <w:p w:rsidR="00946C64" w:rsidRDefault="00946C64" w:rsidP="00B91FCC">
            <w:r>
              <w:t>16</w:t>
            </w:r>
          </w:p>
        </w:tc>
        <w:tc>
          <w:tcPr>
            <w:tcW w:w="5529" w:type="dxa"/>
            <w:shd w:val="clear" w:color="auto" w:fill="auto"/>
            <w:vAlign w:val="center"/>
          </w:tcPr>
          <w:p w:rsidR="00946C64" w:rsidRDefault="00946C64" w:rsidP="00B91FCC">
            <w:r>
              <w:t>0 la 65535 (fără semn)</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int</w:t>
            </w:r>
          </w:p>
        </w:tc>
        <w:tc>
          <w:tcPr>
            <w:tcW w:w="786" w:type="dxa"/>
            <w:shd w:val="clear" w:color="auto" w:fill="auto"/>
            <w:vAlign w:val="center"/>
          </w:tcPr>
          <w:p w:rsidR="00946C64" w:rsidRDefault="00946C64" w:rsidP="00B91FCC">
            <w:r>
              <w:t>32</w:t>
            </w:r>
          </w:p>
        </w:tc>
        <w:tc>
          <w:tcPr>
            <w:tcW w:w="5529" w:type="dxa"/>
            <w:shd w:val="clear" w:color="auto" w:fill="auto"/>
            <w:vAlign w:val="center"/>
          </w:tcPr>
          <w:p w:rsidR="00946C64" w:rsidRDefault="00946C64" w:rsidP="00B91FCC">
            <w:r>
              <w:t>-</w:t>
            </w:r>
            <w:r w:rsidRPr="00137804">
              <w:t>2147483648</w:t>
            </w:r>
            <w:r>
              <w:t xml:space="preserve"> la </w:t>
            </w:r>
            <w:r w:rsidRPr="00137804">
              <w:t>214748364</w:t>
            </w:r>
            <w:r>
              <w:t xml:space="preserve">7 </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uint</w:t>
            </w:r>
          </w:p>
        </w:tc>
        <w:tc>
          <w:tcPr>
            <w:tcW w:w="786" w:type="dxa"/>
            <w:shd w:val="clear" w:color="auto" w:fill="auto"/>
            <w:vAlign w:val="center"/>
          </w:tcPr>
          <w:p w:rsidR="00946C64" w:rsidRDefault="00946C64" w:rsidP="00B91FCC">
            <w:r>
              <w:t>32</w:t>
            </w:r>
          </w:p>
        </w:tc>
        <w:tc>
          <w:tcPr>
            <w:tcW w:w="5529" w:type="dxa"/>
            <w:shd w:val="clear" w:color="auto" w:fill="auto"/>
            <w:vAlign w:val="center"/>
          </w:tcPr>
          <w:p w:rsidR="00946C64" w:rsidRDefault="00946C64" w:rsidP="00B91FCC">
            <w:r>
              <w:t xml:space="preserve">0 la </w:t>
            </w:r>
            <w:r w:rsidRPr="00137804">
              <w:t>4294967296</w:t>
            </w:r>
            <w:r>
              <w:t xml:space="preserve"> (fără semn)</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long</w:t>
            </w:r>
          </w:p>
        </w:tc>
        <w:tc>
          <w:tcPr>
            <w:tcW w:w="786" w:type="dxa"/>
            <w:shd w:val="clear" w:color="auto" w:fill="auto"/>
            <w:vAlign w:val="center"/>
          </w:tcPr>
          <w:p w:rsidR="00946C64" w:rsidRDefault="00946C64" w:rsidP="00B91FCC">
            <w:r>
              <w:t>64</w:t>
            </w:r>
          </w:p>
        </w:tc>
        <w:tc>
          <w:tcPr>
            <w:tcW w:w="5529" w:type="dxa"/>
            <w:shd w:val="clear" w:color="auto" w:fill="auto"/>
            <w:vAlign w:val="center"/>
          </w:tcPr>
          <w:p w:rsidR="00946C64" w:rsidRDefault="00946C64" w:rsidP="00B91FCC">
            <w:r>
              <w:t>-</w:t>
            </w:r>
            <w:r w:rsidRPr="00620C40">
              <w:t>9223372036854775808</w:t>
            </w:r>
            <w:r>
              <w:t xml:space="preserve"> la </w:t>
            </w:r>
            <w:r w:rsidRPr="00620C40">
              <w:t>922337203685477580</w:t>
            </w:r>
            <w:r>
              <w:t>7</w:t>
            </w:r>
          </w:p>
        </w:tc>
      </w:tr>
      <w:tr w:rsidR="00946C64" w:rsidTr="00B91FCC">
        <w:trPr>
          <w:jc w:val="center"/>
        </w:trPr>
        <w:tc>
          <w:tcPr>
            <w:tcW w:w="0" w:type="auto"/>
            <w:shd w:val="clear" w:color="auto" w:fill="auto"/>
            <w:vAlign w:val="center"/>
          </w:tcPr>
          <w:p w:rsidR="00946C64" w:rsidRPr="00B91FCC" w:rsidRDefault="00946C64" w:rsidP="00B91FCC">
            <w:pPr>
              <w:rPr>
                <w:b/>
                <w:bCs/>
              </w:rPr>
            </w:pPr>
            <w:r w:rsidRPr="00B91FCC">
              <w:rPr>
                <w:b/>
                <w:bCs/>
              </w:rPr>
              <w:t>ulong</w:t>
            </w:r>
          </w:p>
        </w:tc>
        <w:tc>
          <w:tcPr>
            <w:tcW w:w="786" w:type="dxa"/>
            <w:shd w:val="clear" w:color="auto" w:fill="auto"/>
            <w:vAlign w:val="center"/>
          </w:tcPr>
          <w:p w:rsidR="00946C64" w:rsidRDefault="00946C64" w:rsidP="00B91FCC">
            <w:r>
              <w:t>64</w:t>
            </w:r>
          </w:p>
        </w:tc>
        <w:tc>
          <w:tcPr>
            <w:tcW w:w="5529" w:type="dxa"/>
            <w:shd w:val="clear" w:color="auto" w:fill="auto"/>
            <w:vAlign w:val="center"/>
          </w:tcPr>
          <w:p w:rsidR="00946C64" w:rsidRDefault="00946C64" w:rsidP="00B91FCC">
            <w:r>
              <w:t xml:space="preserve">0 la </w:t>
            </w:r>
            <w:r w:rsidRPr="00620C40">
              <w:t>18446744073709551616</w:t>
            </w:r>
            <w:r>
              <w:t xml:space="preserve"> (fără semn)</w:t>
            </w:r>
          </w:p>
        </w:tc>
      </w:tr>
    </w:tbl>
    <w:p w:rsidR="00946C64" w:rsidRDefault="00946C64" w:rsidP="00946C64">
      <w:pPr>
        <w:ind w:left="792"/>
      </w:pPr>
    </w:p>
    <w:p w:rsidR="00946C64" w:rsidRDefault="00F02377" w:rsidP="003E4E78">
      <w:pPr>
        <w:numPr>
          <w:ilvl w:val="0"/>
          <w:numId w:val="10"/>
        </w:numPr>
      </w:pPr>
      <w:r>
        <w:t>Tipuri î</w:t>
      </w:r>
      <w:r w:rsidR="001E31B1">
        <w:t>n virgulă mobilă:</w:t>
      </w:r>
    </w:p>
    <w:p w:rsidR="005B79FC" w:rsidRDefault="005B79FC" w:rsidP="000F511F">
      <w:pPr>
        <w:ind w:left="360"/>
      </w:pPr>
    </w:p>
    <w:p w:rsidR="005B79FC" w:rsidRDefault="0041194C" w:rsidP="00685A65">
      <w:pPr>
        <w:ind w:firstLine="709"/>
      </w:pPr>
      <w:r>
        <w:t>Se folosesc pentru reprezentarea facțională a numerelor și sunt de două tipuri: float și double.</w:t>
      </w:r>
    </w:p>
    <w:p w:rsidR="00CA0B73" w:rsidRDefault="00CA0B73" w:rsidP="00685A65">
      <w:pPr>
        <w:pStyle w:val="Caption"/>
      </w:pPr>
    </w:p>
    <w:p w:rsidR="0041194C" w:rsidRDefault="007A492C" w:rsidP="00685A65">
      <w:pPr>
        <w:pStyle w:val="Caption"/>
      </w:pPr>
      <w:r>
        <w:t xml:space="preserve">Tabel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noBreakHyphen/>
      </w:r>
      <w:r w:rsidR="00A472CD">
        <w:fldChar w:fldCharType="begin"/>
      </w:r>
      <w:r w:rsidR="00A472CD">
        <w:instrText xml:space="preserve"> SEQ Tabel \* ARABIC \s 1 </w:instrText>
      </w:r>
      <w:r w:rsidR="00A472CD">
        <w:fldChar w:fldCharType="separate"/>
      </w:r>
      <w:r w:rsidR="00E92C87">
        <w:rPr>
          <w:noProof/>
        </w:rPr>
        <w:t>4</w:t>
      </w:r>
      <w:r w:rsidR="00A472CD">
        <w:rPr>
          <w:noProof/>
        </w:rPr>
        <w:fldChar w:fldCharType="end"/>
      </w:r>
      <w:r>
        <w:t>. Tipuri în virgulă mobilă</w:t>
      </w:r>
    </w:p>
    <w:p w:rsidR="007A492C" w:rsidRPr="00685A65" w:rsidRDefault="007A492C" w:rsidP="00685A65">
      <w:pPr>
        <w:rPr>
          <w:sz w:val="10"/>
          <w:szCs w:val="1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590"/>
        <w:gridCol w:w="786"/>
        <w:gridCol w:w="5529"/>
      </w:tblGrid>
      <w:tr w:rsidR="005B79FC" w:rsidTr="00786552">
        <w:trPr>
          <w:jc w:val="center"/>
        </w:trPr>
        <w:tc>
          <w:tcPr>
            <w:tcW w:w="0" w:type="auto"/>
            <w:tcBorders>
              <w:bottom w:val="single" w:sz="12" w:space="0" w:color="666666"/>
            </w:tcBorders>
            <w:shd w:val="clear" w:color="auto" w:fill="auto"/>
            <w:vAlign w:val="center"/>
          </w:tcPr>
          <w:p w:rsidR="005B79FC" w:rsidRPr="00B91FCC" w:rsidRDefault="005B79FC" w:rsidP="00786552">
            <w:pPr>
              <w:rPr>
                <w:b/>
                <w:bCs/>
              </w:rPr>
            </w:pPr>
            <w:r w:rsidRPr="00B91FCC">
              <w:rPr>
                <w:b/>
                <w:bCs/>
              </w:rPr>
              <w:t>Tipul de dată</w:t>
            </w:r>
          </w:p>
        </w:tc>
        <w:tc>
          <w:tcPr>
            <w:tcW w:w="786" w:type="dxa"/>
            <w:tcBorders>
              <w:bottom w:val="single" w:sz="12" w:space="0" w:color="666666"/>
            </w:tcBorders>
            <w:shd w:val="clear" w:color="auto" w:fill="auto"/>
            <w:vAlign w:val="center"/>
          </w:tcPr>
          <w:p w:rsidR="005B79FC" w:rsidRPr="00B91FCC" w:rsidRDefault="005B79FC" w:rsidP="00786552">
            <w:pPr>
              <w:rPr>
                <w:b/>
                <w:bCs/>
              </w:rPr>
            </w:pPr>
            <w:r w:rsidRPr="00B91FCC">
              <w:rPr>
                <w:b/>
                <w:bCs/>
              </w:rPr>
              <w:t>Biți</w:t>
            </w:r>
          </w:p>
        </w:tc>
        <w:tc>
          <w:tcPr>
            <w:tcW w:w="5529" w:type="dxa"/>
            <w:tcBorders>
              <w:bottom w:val="single" w:sz="12" w:space="0" w:color="666666"/>
            </w:tcBorders>
            <w:shd w:val="clear" w:color="auto" w:fill="auto"/>
            <w:vAlign w:val="center"/>
          </w:tcPr>
          <w:p w:rsidR="005B79FC" w:rsidRPr="00B91FCC" w:rsidRDefault="005B79FC" w:rsidP="00786552">
            <w:pPr>
              <w:rPr>
                <w:b/>
                <w:bCs/>
              </w:rPr>
            </w:pPr>
            <w:r w:rsidRPr="00B91FCC">
              <w:rPr>
                <w:b/>
                <w:bCs/>
              </w:rPr>
              <w:t>Domeniul</w:t>
            </w:r>
          </w:p>
        </w:tc>
      </w:tr>
      <w:tr w:rsidR="005B79FC" w:rsidTr="00786552">
        <w:trPr>
          <w:jc w:val="center"/>
        </w:trPr>
        <w:tc>
          <w:tcPr>
            <w:tcW w:w="0" w:type="auto"/>
            <w:shd w:val="clear" w:color="auto" w:fill="auto"/>
            <w:vAlign w:val="center"/>
          </w:tcPr>
          <w:p w:rsidR="005B79FC" w:rsidRPr="00B91FCC" w:rsidRDefault="005B79FC" w:rsidP="00786552">
            <w:pPr>
              <w:rPr>
                <w:b/>
                <w:bCs/>
              </w:rPr>
            </w:pPr>
            <w:r>
              <w:rPr>
                <w:b/>
                <w:bCs/>
              </w:rPr>
              <w:t>float</w:t>
            </w:r>
          </w:p>
        </w:tc>
        <w:tc>
          <w:tcPr>
            <w:tcW w:w="786" w:type="dxa"/>
            <w:shd w:val="clear" w:color="auto" w:fill="auto"/>
            <w:vAlign w:val="center"/>
          </w:tcPr>
          <w:p w:rsidR="005B79FC" w:rsidRDefault="005B79FC" w:rsidP="00786552">
            <w:r>
              <w:t>32</w:t>
            </w:r>
          </w:p>
        </w:tc>
        <w:tc>
          <w:tcPr>
            <w:tcW w:w="5529" w:type="dxa"/>
            <w:shd w:val="clear" w:color="auto" w:fill="auto"/>
            <w:vAlign w:val="center"/>
          </w:tcPr>
          <w:p w:rsidR="005B79FC" w:rsidRDefault="00BD4730" w:rsidP="00786552">
            <w:r>
              <w:t>-3.402823e38 la</w:t>
            </w:r>
            <w:r w:rsidRPr="00BD4730">
              <w:t xml:space="preserve"> 3.402823e38</w:t>
            </w:r>
          </w:p>
        </w:tc>
      </w:tr>
      <w:tr w:rsidR="005B79FC" w:rsidTr="00786552">
        <w:trPr>
          <w:jc w:val="center"/>
        </w:trPr>
        <w:tc>
          <w:tcPr>
            <w:tcW w:w="0" w:type="auto"/>
            <w:shd w:val="clear" w:color="auto" w:fill="auto"/>
            <w:vAlign w:val="center"/>
          </w:tcPr>
          <w:p w:rsidR="005B79FC" w:rsidRPr="00B91FCC" w:rsidRDefault="005B79FC" w:rsidP="00786552">
            <w:pPr>
              <w:rPr>
                <w:b/>
                <w:bCs/>
              </w:rPr>
            </w:pPr>
            <w:r>
              <w:rPr>
                <w:b/>
                <w:bCs/>
              </w:rPr>
              <w:t>double</w:t>
            </w:r>
          </w:p>
        </w:tc>
        <w:tc>
          <w:tcPr>
            <w:tcW w:w="786" w:type="dxa"/>
            <w:shd w:val="clear" w:color="auto" w:fill="auto"/>
            <w:vAlign w:val="center"/>
          </w:tcPr>
          <w:p w:rsidR="005B79FC" w:rsidRDefault="005B79FC" w:rsidP="00786552">
            <w:r>
              <w:t>64</w:t>
            </w:r>
          </w:p>
        </w:tc>
        <w:tc>
          <w:tcPr>
            <w:tcW w:w="5529" w:type="dxa"/>
            <w:shd w:val="clear" w:color="auto" w:fill="auto"/>
            <w:vAlign w:val="center"/>
          </w:tcPr>
          <w:p w:rsidR="005B79FC" w:rsidRDefault="00BD4730" w:rsidP="00786552">
            <w:r>
              <w:t>-1.79769313486232e308 la 1.79769313486232e308</w:t>
            </w:r>
          </w:p>
        </w:tc>
      </w:tr>
    </w:tbl>
    <w:p w:rsidR="000F511F" w:rsidRDefault="000F511F" w:rsidP="000F511F">
      <w:pPr>
        <w:ind w:left="360"/>
      </w:pPr>
    </w:p>
    <w:p w:rsidR="001E31B1" w:rsidRDefault="001E31B1" w:rsidP="001E31B1">
      <w:pPr>
        <w:ind w:left="360"/>
      </w:pPr>
    </w:p>
    <w:p w:rsidR="001E31B1" w:rsidRDefault="00F02377" w:rsidP="003E4E78">
      <w:pPr>
        <w:numPr>
          <w:ilvl w:val="0"/>
          <w:numId w:val="10"/>
        </w:numPr>
      </w:pPr>
      <w:r>
        <w:t>Tipul d</w:t>
      </w:r>
      <w:r w:rsidR="00244A24">
        <w:t>ecimal:</w:t>
      </w:r>
    </w:p>
    <w:p w:rsidR="00244A24" w:rsidRDefault="00244A24" w:rsidP="001E31B1">
      <w:pPr>
        <w:ind w:left="360"/>
      </w:pPr>
      <w:r>
        <w:tab/>
      </w:r>
    </w:p>
    <w:p w:rsidR="00244A24" w:rsidRDefault="00244A24" w:rsidP="001E31B1">
      <w:pPr>
        <w:ind w:left="360"/>
      </w:pPr>
      <w:r>
        <w:tab/>
        <w:t xml:space="preserve">Tipul decimal nu se găsește in C++, C sau Java și este folosit in calculele monetare pentru a se evita erorile de rotunjire. Se reprezintă precis până la 28 de poziții zecimale. </w:t>
      </w:r>
    </w:p>
    <w:p w:rsidR="00D50770" w:rsidRDefault="001E31B1" w:rsidP="00326365">
      <w:r>
        <w:lastRenderedPageBreak/>
        <w:tab/>
      </w:r>
    </w:p>
    <w:p w:rsidR="007A492C" w:rsidRDefault="007A492C" w:rsidP="007A492C">
      <w:pPr>
        <w:pStyle w:val="Caption"/>
      </w:pPr>
      <w:r>
        <w:t xml:space="preserve">Tabel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noBreakHyphen/>
      </w:r>
      <w:r w:rsidR="00A472CD">
        <w:fldChar w:fldCharType="begin"/>
      </w:r>
      <w:r w:rsidR="00A472CD">
        <w:instrText xml:space="preserve"> SEQ Tabel \* ARABIC \s 1 </w:instrText>
      </w:r>
      <w:r w:rsidR="00A472CD">
        <w:fldChar w:fldCharType="separate"/>
      </w:r>
      <w:r w:rsidR="00E92C87">
        <w:rPr>
          <w:noProof/>
        </w:rPr>
        <w:t>5</w:t>
      </w:r>
      <w:r w:rsidR="00A472CD">
        <w:rPr>
          <w:noProof/>
        </w:rPr>
        <w:fldChar w:fldCharType="end"/>
      </w:r>
      <w:r>
        <w:t>. Tipul decimal</w:t>
      </w:r>
    </w:p>
    <w:p w:rsidR="00326365" w:rsidRPr="00685A65" w:rsidRDefault="00326365" w:rsidP="00946C64">
      <w:pPr>
        <w:ind w:left="360"/>
        <w:rPr>
          <w:sz w:val="10"/>
          <w:szCs w:val="10"/>
        </w:rPr>
      </w:pP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1590"/>
        <w:gridCol w:w="786"/>
        <w:gridCol w:w="5529"/>
      </w:tblGrid>
      <w:tr w:rsidR="00244A24" w:rsidTr="00786552">
        <w:trPr>
          <w:jc w:val="center"/>
        </w:trPr>
        <w:tc>
          <w:tcPr>
            <w:tcW w:w="0" w:type="auto"/>
            <w:tcBorders>
              <w:bottom w:val="single" w:sz="12" w:space="0" w:color="666666"/>
            </w:tcBorders>
            <w:shd w:val="clear" w:color="auto" w:fill="auto"/>
            <w:vAlign w:val="center"/>
          </w:tcPr>
          <w:p w:rsidR="00244A24" w:rsidRPr="00B91FCC" w:rsidRDefault="00244A24" w:rsidP="00786552">
            <w:pPr>
              <w:rPr>
                <w:b/>
                <w:bCs/>
              </w:rPr>
            </w:pPr>
            <w:r w:rsidRPr="00B91FCC">
              <w:rPr>
                <w:b/>
                <w:bCs/>
              </w:rPr>
              <w:t>Tipul de dată</w:t>
            </w:r>
          </w:p>
        </w:tc>
        <w:tc>
          <w:tcPr>
            <w:tcW w:w="786" w:type="dxa"/>
            <w:tcBorders>
              <w:bottom w:val="single" w:sz="12" w:space="0" w:color="666666"/>
            </w:tcBorders>
            <w:shd w:val="clear" w:color="auto" w:fill="auto"/>
            <w:vAlign w:val="center"/>
          </w:tcPr>
          <w:p w:rsidR="00244A24" w:rsidRPr="00B91FCC" w:rsidRDefault="00244A24" w:rsidP="00786552">
            <w:pPr>
              <w:rPr>
                <w:b/>
                <w:bCs/>
              </w:rPr>
            </w:pPr>
            <w:r w:rsidRPr="00B91FCC">
              <w:rPr>
                <w:b/>
                <w:bCs/>
              </w:rPr>
              <w:t>Biți</w:t>
            </w:r>
          </w:p>
        </w:tc>
        <w:tc>
          <w:tcPr>
            <w:tcW w:w="5529" w:type="dxa"/>
            <w:tcBorders>
              <w:bottom w:val="single" w:sz="12" w:space="0" w:color="666666"/>
            </w:tcBorders>
            <w:shd w:val="clear" w:color="auto" w:fill="auto"/>
            <w:vAlign w:val="center"/>
          </w:tcPr>
          <w:p w:rsidR="00244A24" w:rsidRPr="00B91FCC" w:rsidRDefault="00244A24" w:rsidP="00786552">
            <w:pPr>
              <w:rPr>
                <w:b/>
                <w:bCs/>
              </w:rPr>
            </w:pPr>
            <w:r w:rsidRPr="00B91FCC">
              <w:rPr>
                <w:b/>
                <w:bCs/>
              </w:rPr>
              <w:t>Domeniul</w:t>
            </w:r>
          </w:p>
        </w:tc>
      </w:tr>
      <w:tr w:rsidR="00244A24" w:rsidTr="00786552">
        <w:trPr>
          <w:jc w:val="center"/>
        </w:trPr>
        <w:tc>
          <w:tcPr>
            <w:tcW w:w="0" w:type="auto"/>
            <w:shd w:val="clear" w:color="auto" w:fill="auto"/>
            <w:vAlign w:val="center"/>
          </w:tcPr>
          <w:p w:rsidR="00244A24" w:rsidRPr="00B91FCC" w:rsidRDefault="00244A24" w:rsidP="00786552">
            <w:pPr>
              <w:rPr>
                <w:b/>
                <w:bCs/>
              </w:rPr>
            </w:pPr>
            <w:r>
              <w:rPr>
                <w:b/>
                <w:bCs/>
              </w:rPr>
              <w:t>decimal</w:t>
            </w:r>
          </w:p>
        </w:tc>
        <w:tc>
          <w:tcPr>
            <w:tcW w:w="786" w:type="dxa"/>
            <w:shd w:val="clear" w:color="auto" w:fill="auto"/>
            <w:vAlign w:val="center"/>
          </w:tcPr>
          <w:p w:rsidR="00244A24" w:rsidRDefault="00244A24" w:rsidP="00786552">
            <w:r>
              <w:t>128</w:t>
            </w:r>
          </w:p>
        </w:tc>
        <w:tc>
          <w:tcPr>
            <w:tcW w:w="5529" w:type="dxa"/>
            <w:shd w:val="clear" w:color="auto" w:fill="auto"/>
            <w:vAlign w:val="center"/>
          </w:tcPr>
          <w:p w:rsidR="00244A24" w:rsidRDefault="00244A24" w:rsidP="00786552">
            <w:r w:rsidRPr="00244A24">
              <w:t>-7</w:t>
            </w:r>
            <w:r>
              <w:t xml:space="preserve">9228162514264337593543950335 la </w:t>
            </w:r>
            <w:r w:rsidRPr="00244A24">
              <w:t>79228162514264337593543950335</w:t>
            </w:r>
          </w:p>
        </w:tc>
      </w:tr>
    </w:tbl>
    <w:p w:rsidR="00946C64" w:rsidRDefault="00946C64" w:rsidP="00946C64">
      <w:pPr>
        <w:ind w:left="432"/>
      </w:pPr>
    </w:p>
    <w:p w:rsidR="00F63F63" w:rsidRDefault="00F63F63" w:rsidP="003E4E78">
      <w:pPr>
        <w:numPr>
          <w:ilvl w:val="0"/>
          <w:numId w:val="10"/>
        </w:numPr>
      </w:pPr>
      <w:r>
        <w:t xml:space="preserve">Tipuri </w:t>
      </w:r>
      <w:r w:rsidR="00F02377">
        <w:t>b</w:t>
      </w:r>
      <w:r>
        <w:t>ool:</w:t>
      </w:r>
    </w:p>
    <w:p w:rsidR="00F63F63" w:rsidRDefault="00F63F63" w:rsidP="00946C64">
      <w:pPr>
        <w:ind w:left="432"/>
      </w:pPr>
    </w:p>
    <w:p w:rsidR="00F63F63" w:rsidRDefault="00F63F63" w:rsidP="00F63F63">
      <w:pPr>
        <w:ind w:left="432" w:firstLine="288"/>
      </w:pPr>
      <w:r>
        <w:t>Poate reține valori de adevăr ”true sau false” și nu poate fi convertită.</w:t>
      </w:r>
    </w:p>
    <w:p w:rsidR="00F63F63" w:rsidRDefault="00F63F63" w:rsidP="00946C64">
      <w:pPr>
        <w:ind w:left="432"/>
      </w:pPr>
    </w:p>
    <w:p w:rsidR="00F63F63" w:rsidRDefault="00F63F63" w:rsidP="003E4E78">
      <w:pPr>
        <w:numPr>
          <w:ilvl w:val="0"/>
          <w:numId w:val="10"/>
        </w:numPr>
      </w:pPr>
      <w:r>
        <w:t>Tipu</w:t>
      </w:r>
      <w:r w:rsidR="00F02377">
        <w:t>l c</w:t>
      </w:r>
      <w:r>
        <w:t>aracter:</w:t>
      </w:r>
    </w:p>
    <w:p w:rsidR="00F63F63" w:rsidRDefault="00F63F63" w:rsidP="00946C64">
      <w:pPr>
        <w:ind w:left="432"/>
      </w:pPr>
    </w:p>
    <w:p w:rsidR="00F63F63" w:rsidRDefault="00F63F63" w:rsidP="00946C64">
      <w:pPr>
        <w:ind w:left="432"/>
      </w:pPr>
      <w:r>
        <w:tab/>
        <w:t>În C# pentru caractere se utilizează tabela Unicode.</w:t>
      </w:r>
    </w:p>
    <w:p w:rsidR="00912539" w:rsidRDefault="00912539" w:rsidP="00912539"/>
    <w:p w:rsidR="00F63F63" w:rsidRPr="00912539" w:rsidRDefault="00F63F63" w:rsidP="00912539">
      <w:r>
        <w:t xml:space="preserve">ex. </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FF"/>
          <w:sz w:val="22"/>
          <w:szCs w:val="22"/>
          <w:highlight w:val="white"/>
          <w:lang w:eastAsia="ro-RO"/>
        </w:rPr>
        <w:t>using</w:t>
      </w:r>
      <w:r w:rsidRPr="00912539">
        <w:rPr>
          <w:rFonts w:ascii="Consolas" w:hAnsi="Consolas" w:cs="Consolas"/>
          <w:color w:val="000000"/>
          <w:sz w:val="22"/>
          <w:szCs w:val="22"/>
          <w:highlight w:val="white"/>
          <w:lang w:eastAsia="ro-RO"/>
        </w:rPr>
        <w:t xml:space="preserve"> System;</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FF"/>
          <w:sz w:val="22"/>
          <w:szCs w:val="22"/>
          <w:highlight w:val="white"/>
          <w:lang w:eastAsia="ro-RO"/>
        </w:rPr>
        <w:t>namespace</w:t>
      </w:r>
      <w:r w:rsidRPr="00912539">
        <w:rPr>
          <w:rFonts w:ascii="Consolas" w:hAnsi="Consolas" w:cs="Consolas"/>
          <w:color w:val="000000"/>
          <w:sz w:val="22"/>
          <w:szCs w:val="22"/>
          <w:highlight w:val="white"/>
          <w:lang w:eastAsia="ro-RO"/>
        </w:rPr>
        <w:t xml:space="preserve"> ConsoleApplication1</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class</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2B91AF"/>
          <w:sz w:val="22"/>
          <w:szCs w:val="22"/>
          <w:highlight w:val="white"/>
          <w:lang w:eastAsia="ro-RO"/>
        </w:rPr>
        <w:t>Program</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static</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void</w:t>
      </w:r>
      <w:r w:rsidRPr="00912539">
        <w:rPr>
          <w:rFonts w:ascii="Consolas" w:hAnsi="Consolas" w:cs="Consolas"/>
          <w:color w:val="000000"/>
          <w:sz w:val="22"/>
          <w:szCs w:val="22"/>
          <w:highlight w:val="white"/>
          <w:lang w:eastAsia="ro-RO"/>
        </w:rPr>
        <w:t xml:space="preserve"> Main(</w:t>
      </w:r>
      <w:r w:rsidRPr="00912539">
        <w:rPr>
          <w:rFonts w:ascii="Consolas" w:hAnsi="Consolas" w:cs="Consolas"/>
          <w:color w:val="0000FF"/>
          <w:sz w:val="22"/>
          <w:szCs w:val="22"/>
          <w:highlight w:val="white"/>
          <w:lang w:eastAsia="ro-RO"/>
        </w:rPr>
        <w:t>string</w:t>
      </w:r>
      <w:r w:rsidRPr="00912539">
        <w:rPr>
          <w:rFonts w:ascii="Consolas" w:hAnsi="Consolas" w:cs="Consolas"/>
          <w:color w:val="000000"/>
          <w:sz w:val="22"/>
          <w:szCs w:val="22"/>
          <w:highlight w:val="white"/>
          <w:lang w:eastAsia="ro-RO"/>
        </w:rPr>
        <w:t>[] args)</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8000"/>
          <w:sz w:val="22"/>
          <w:szCs w:val="22"/>
          <w:highlight w:val="white"/>
          <w:lang w:eastAsia="ro-RO"/>
        </w:rPr>
        <w:t>//Declararea unei variabile de tip caracter</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8000"/>
          <w:sz w:val="22"/>
          <w:szCs w:val="22"/>
          <w:highlight w:val="white"/>
          <w:lang w:eastAsia="ro-RO"/>
        </w:rPr>
        <w:t>//si atribuirea caracterului A</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const</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char</w:t>
      </w:r>
      <w:r w:rsidRPr="00912539">
        <w:rPr>
          <w:rFonts w:ascii="Consolas" w:hAnsi="Consolas" w:cs="Consolas"/>
          <w:color w:val="000000"/>
          <w:sz w:val="22"/>
          <w:szCs w:val="22"/>
          <w:highlight w:val="white"/>
          <w:lang w:eastAsia="ro-RO"/>
        </w:rPr>
        <w:t xml:space="preserve"> caracter = </w:t>
      </w:r>
      <w:r w:rsidRPr="00912539">
        <w:rPr>
          <w:rFonts w:ascii="Consolas" w:hAnsi="Consolas" w:cs="Consolas"/>
          <w:color w:val="A31515"/>
          <w:sz w:val="22"/>
          <w:szCs w:val="22"/>
          <w:highlight w:val="white"/>
          <w:lang w:eastAsia="ro-RO"/>
        </w:rPr>
        <w:t>'A'</w:t>
      </w:r>
      <w:r w:rsidRPr="00912539">
        <w:rPr>
          <w:rFonts w:ascii="Consolas" w:hAnsi="Consolas" w:cs="Consolas"/>
          <w:color w:val="000000"/>
          <w:sz w:val="22"/>
          <w:szCs w:val="22"/>
          <w:highlight w:val="white"/>
          <w:lang w:eastAsia="ro-RO"/>
        </w:rPr>
        <w:t>;</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8000"/>
          <w:sz w:val="22"/>
          <w:szCs w:val="22"/>
          <w:highlight w:val="white"/>
          <w:lang w:eastAsia="ro-RO"/>
        </w:rPr>
        <w:t>//Afișarea valorii in standard UNICODE pentru variabila caracter</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8000"/>
          <w:sz w:val="22"/>
          <w:szCs w:val="22"/>
          <w:highlight w:val="white"/>
          <w:lang w:eastAsia="ro-RO"/>
        </w:rPr>
        <w:t>//prima data are loc conversia la int</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2B91AF"/>
          <w:sz w:val="22"/>
          <w:szCs w:val="22"/>
          <w:highlight w:val="white"/>
          <w:lang w:eastAsia="ro-RO"/>
        </w:rPr>
        <w:t>Console</w:t>
      </w:r>
      <w:r w:rsidRPr="00912539">
        <w:rPr>
          <w:rFonts w:ascii="Consolas" w:hAnsi="Consolas" w:cs="Consolas"/>
          <w:color w:val="000000"/>
          <w:sz w:val="22"/>
          <w:szCs w:val="22"/>
          <w:highlight w:val="white"/>
          <w:lang w:eastAsia="ro-RO"/>
        </w:rPr>
        <w:t>.WriteLine(</w:t>
      </w:r>
      <w:r w:rsidRPr="00912539">
        <w:rPr>
          <w:rFonts w:ascii="Consolas" w:hAnsi="Consolas" w:cs="Consolas"/>
          <w:color w:val="A31515"/>
          <w:sz w:val="22"/>
          <w:szCs w:val="22"/>
          <w:highlight w:val="white"/>
          <w:lang w:eastAsia="ro-RO"/>
        </w:rPr>
        <w:t xml:space="preserve">"Valoarea lui </w:t>
      </w:r>
      <w:r w:rsidRPr="00912539">
        <w:rPr>
          <w:rFonts w:ascii="Consolas" w:hAnsi="Consolas" w:cs="Consolas"/>
          <w:color w:val="3CB371"/>
          <w:sz w:val="22"/>
          <w:szCs w:val="22"/>
          <w:highlight w:val="white"/>
          <w:lang w:eastAsia="ro-RO"/>
        </w:rPr>
        <w:t>{0}</w:t>
      </w:r>
      <w:r w:rsidRPr="00912539">
        <w:rPr>
          <w:rFonts w:ascii="Consolas" w:hAnsi="Consolas" w:cs="Consolas"/>
          <w:color w:val="A31515"/>
          <w:sz w:val="22"/>
          <w:szCs w:val="22"/>
          <w:highlight w:val="white"/>
          <w:lang w:eastAsia="ro-RO"/>
        </w:rPr>
        <w:t xml:space="preserve"> in standardul Unicode este </w:t>
      </w:r>
      <w:r w:rsidRPr="00912539">
        <w:rPr>
          <w:rFonts w:ascii="Consolas" w:hAnsi="Consolas" w:cs="Consolas"/>
          <w:color w:val="3CB371"/>
          <w:sz w:val="22"/>
          <w:szCs w:val="22"/>
          <w:highlight w:val="white"/>
          <w:lang w:eastAsia="ro-RO"/>
        </w:rPr>
        <w:t>{1}</w:t>
      </w:r>
      <w:r w:rsidRPr="00912539">
        <w:rPr>
          <w:rFonts w:ascii="Consolas" w:hAnsi="Consolas" w:cs="Consolas"/>
          <w:color w:val="A31515"/>
          <w:sz w:val="22"/>
          <w:szCs w:val="22"/>
          <w:highlight w:val="white"/>
          <w:lang w:eastAsia="ro-RO"/>
        </w:rPr>
        <w:t>"</w:t>
      </w:r>
      <w:r w:rsidRPr="00912539">
        <w:rPr>
          <w:rFonts w:ascii="Consolas" w:hAnsi="Consolas" w:cs="Consolas"/>
          <w:color w:val="000000"/>
          <w:sz w:val="22"/>
          <w:szCs w:val="22"/>
          <w:highlight w:val="white"/>
          <w:lang w:eastAsia="ro-RO"/>
        </w:rPr>
        <w:t>,caracter,(</w:t>
      </w:r>
      <w:r w:rsidRPr="00912539">
        <w:rPr>
          <w:rFonts w:ascii="Consolas" w:hAnsi="Consolas" w:cs="Consolas"/>
          <w:color w:val="0000FF"/>
          <w:sz w:val="22"/>
          <w:szCs w:val="22"/>
          <w:highlight w:val="white"/>
          <w:lang w:eastAsia="ro-RO"/>
        </w:rPr>
        <w:t>int</w:t>
      </w:r>
      <w:r w:rsidRPr="00912539">
        <w:rPr>
          <w:rFonts w:ascii="Consolas" w:hAnsi="Consolas" w:cs="Consolas"/>
          <w:color w:val="000000"/>
          <w:sz w:val="22"/>
          <w:szCs w:val="22"/>
          <w:highlight w:val="white"/>
          <w:lang w:eastAsia="ro-RO"/>
        </w:rPr>
        <w:t>)caracter);</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2B91AF"/>
          <w:sz w:val="22"/>
          <w:szCs w:val="22"/>
          <w:highlight w:val="white"/>
          <w:lang w:eastAsia="ro-RO"/>
        </w:rPr>
        <w:t>Console</w:t>
      </w:r>
      <w:r w:rsidRPr="00912539">
        <w:rPr>
          <w:rFonts w:ascii="Consolas" w:hAnsi="Consolas" w:cs="Consolas"/>
          <w:color w:val="000000"/>
          <w:sz w:val="22"/>
          <w:szCs w:val="22"/>
          <w:highlight w:val="white"/>
          <w:lang w:eastAsia="ro-RO"/>
        </w:rPr>
        <w:t>.ReadKey();</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00B43EE6" w:rsidRPr="00912539">
        <w:rPr>
          <w:rFonts w:ascii="Consolas" w:hAnsi="Consolas" w:cs="Consolas"/>
          <w:color w:val="000000"/>
          <w:sz w:val="22"/>
          <w:szCs w:val="22"/>
          <w:highlight w:val="white"/>
          <w:lang w:eastAsia="ro-RO"/>
        </w:rPr>
        <w:t xml:space="preserve"> </w:t>
      </w:r>
      <w:r w:rsidRPr="00912539">
        <w:rPr>
          <w:rFonts w:ascii="Consolas" w:hAnsi="Consolas" w:cs="Consolas"/>
          <w:color w:val="000000"/>
          <w:sz w:val="22"/>
          <w:szCs w:val="22"/>
          <w:highlight w:val="white"/>
          <w:lang w:eastAsia="ro-RO"/>
        </w:rPr>
        <w:t>}</w:t>
      </w:r>
    </w:p>
    <w:p w:rsidR="00F63F63" w:rsidRPr="00912539" w:rsidRDefault="00F63F63" w:rsidP="00F63F63">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00B43EE6" w:rsidRPr="00912539">
        <w:rPr>
          <w:rFonts w:ascii="Consolas" w:hAnsi="Consolas" w:cs="Consolas"/>
          <w:color w:val="000000"/>
          <w:sz w:val="22"/>
          <w:szCs w:val="22"/>
          <w:highlight w:val="white"/>
          <w:lang w:eastAsia="ro-RO"/>
        </w:rPr>
        <w:tab/>
      </w:r>
      <w:r w:rsidRPr="00912539">
        <w:rPr>
          <w:rFonts w:ascii="Consolas" w:hAnsi="Consolas" w:cs="Consolas"/>
          <w:color w:val="000000"/>
          <w:sz w:val="22"/>
          <w:szCs w:val="22"/>
          <w:highlight w:val="white"/>
          <w:lang w:eastAsia="ro-RO"/>
        </w:rPr>
        <w:t>}</w:t>
      </w:r>
    </w:p>
    <w:p w:rsidR="00F63F63" w:rsidRPr="00912539" w:rsidRDefault="00F63F63" w:rsidP="00F63F63">
      <w:pPr>
        <w:ind w:left="432"/>
        <w:rPr>
          <w:sz w:val="22"/>
          <w:szCs w:val="22"/>
          <w:lang w:val="en-US"/>
        </w:rPr>
      </w:pPr>
      <w:r w:rsidRPr="00912539">
        <w:rPr>
          <w:rFonts w:ascii="Consolas" w:hAnsi="Consolas" w:cs="Consolas"/>
          <w:color w:val="000000"/>
          <w:sz w:val="22"/>
          <w:szCs w:val="22"/>
          <w:highlight w:val="white"/>
          <w:lang w:eastAsia="ro-RO"/>
        </w:rPr>
        <w:t>}</w:t>
      </w:r>
    </w:p>
    <w:p w:rsidR="00F63F63" w:rsidRDefault="00F63F63" w:rsidP="00946C64">
      <w:pPr>
        <w:ind w:left="432"/>
      </w:pPr>
    </w:p>
    <w:p w:rsidR="00407D1A" w:rsidRDefault="00407D1A" w:rsidP="00946C64">
      <w:pPr>
        <w:ind w:left="432"/>
      </w:pPr>
      <w:r>
        <w:t>Acest mic program va afișa:</w:t>
      </w:r>
    </w:p>
    <w:p w:rsidR="00407D1A" w:rsidRDefault="00407D1A" w:rsidP="00946C64">
      <w:pPr>
        <w:ind w:left="432"/>
      </w:pPr>
    </w:p>
    <w:p w:rsidR="00407D1A" w:rsidRDefault="005C5FA7" w:rsidP="00685A65">
      <w:pPr>
        <w:keepNext/>
        <w:jc w:val="center"/>
      </w:pPr>
      <w:r>
        <w:rPr>
          <w:noProof/>
          <w:lang w:eastAsia="ro-RO"/>
        </w:rPr>
        <w:drawing>
          <wp:inline distT="0" distB="0" distL="0" distR="0" wp14:anchorId="1C28D1B9" wp14:editId="65027807">
            <wp:extent cx="4473581" cy="2277373"/>
            <wp:effectExtent l="0" t="0" r="3175" b="8890"/>
            <wp:docPr id="678" name="Picture 678" descr="ca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carConso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2965" cy="2277060"/>
                    </a:xfrm>
                    <a:prstGeom prst="rect">
                      <a:avLst/>
                    </a:prstGeom>
                    <a:noFill/>
                    <a:ln>
                      <a:noFill/>
                    </a:ln>
                  </pic:spPr>
                </pic:pic>
              </a:graphicData>
            </a:graphic>
          </wp:inline>
        </w:drawing>
      </w:r>
    </w:p>
    <w:p w:rsidR="00407D1A" w:rsidRDefault="007A492C" w:rsidP="00685A65">
      <w:pPr>
        <w:pStyle w:val="Caption"/>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11</w:t>
      </w:r>
      <w:r w:rsidR="00A472CD">
        <w:rPr>
          <w:noProof/>
        </w:rPr>
        <w:fldChar w:fldCharType="end"/>
      </w:r>
      <w:r>
        <w:t>. Afișare mesaj</w:t>
      </w:r>
    </w:p>
    <w:p w:rsidR="00407D1A" w:rsidRDefault="00407D1A" w:rsidP="00946C64">
      <w:pPr>
        <w:ind w:left="432"/>
      </w:pPr>
    </w:p>
    <w:p w:rsidR="00BF59F9" w:rsidRDefault="00BF59F9" w:rsidP="00946C64">
      <w:pPr>
        <w:ind w:left="432"/>
      </w:pPr>
    </w:p>
    <w:p w:rsidR="00BF59F9" w:rsidRDefault="00953556" w:rsidP="003E4E78">
      <w:pPr>
        <w:numPr>
          <w:ilvl w:val="0"/>
          <w:numId w:val="10"/>
        </w:numPr>
      </w:pPr>
      <w:r>
        <w:lastRenderedPageBreak/>
        <w:t>Tipul Structură</w:t>
      </w:r>
      <w:r w:rsidR="00BF59F9">
        <w:t xml:space="preserve"> –tip valoare propriu</w:t>
      </w:r>
    </w:p>
    <w:p w:rsidR="00BF59F9" w:rsidRDefault="00BF59F9" w:rsidP="00946C64">
      <w:pPr>
        <w:ind w:left="432"/>
      </w:pPr>
      <w:r>
        <w:tab/>
      </w:r>
    </w:p>
    <w:p w:rsidR="00BF59F9" w:rsidRDefault="00BF59F9" w:rsidP="00685A65">
      <w:pPr>
        <w:ind w:firstLine="709"/>
      </w:pPr>
      <w:r>
        <w:tab/>
        <w:t>Acest tip este asemănător cu cel din C++. Ea este stocată pe stivă, nu în heap și nu pune probleme de gestionare</w:t>
      </w:r>
      <w:r w:rsidR="00B01156">
        <w:t>,</w:t>
      </w:r>
      <w:r>
        <w:t xml:space="preserve"> atâta timp cat are o dimensiune rezonabilă.</w:t>
      </w:r>
    </w:p>
    <w:p w:rsidR="00BF59F9" w:rsidRDefault="00BF59F9" w:rsidP="00946C64">
      <w:pPr>
        <w:ind w:left="432"/>
      </w:pPr>
      <w:r>
        <w:t xml:space="preserve"> Poate conține:</w:t>
      </w:r>
    </w:p>
    <w:p w:rsidR="00BF59F9" w:rsidRDefault="00BF59F9" w:rsidP="00614C20">
      <w:pPr>
        <w:numPr>
          <w:ilvl w:val="0"/>
          <w:numId w:val="9"/>
        </w:numPr>
      </w:pPr>
      <w:r>
        <w:t>declarații de constante</w:t>
      </w:r>
    </w:p>
    <w:p w:rsidR="00BF59F9" w:rsidRDefault="00BF59F9" w:rsidP="00614C20">
      <w:pPr>
        <w:numPr>
          <w:ilvl w:val="0"/>
          <w:numId w:val="9"/>
        </w:numPr>
      </w:pPr>
      <w:r>
        <w:t>câmpuri</w:t>
      </w:r>
    </w:p>
    <w:p w:rsidR="00BF59F9" w:rsidRDefault="00BF59F9" w:rsidP="00614C20">
      <w:pPr>
        <w:numPr>
          <w:ilvl w:val="0"/>
          <w:numId w:val="9"/>
        </w:numPr>
      </w:pPr>
      <w:r>
        <w:t>metode</w:t>
      </w:r>
    </w:p>
    <w:p w:rsidR="00BF59F9" w:rsidRDefault="00BF59F9" w:rsidP="00614C20">
      <w:pPr>
        <w:numPr>
          <w:ilvl w:val="0"/>
          <w:numId w:val="9"/>
        </w:numPr>
      </w:pPr>
      <w:r>
        <w:t>proprietăți</w:t>
      </w:r>
    </w:p>
    <w:p w:rsidR="00BF59F9" w:rsidRDefault="00BF59F9" w:rsidP="00614C20">
      <w:pPr>
        <w:numPr>
          <w:ilvl w:val="0"/>
          <w:numId w:val="9"/>
        </w:numPr>
      </w:pPr>
      <w:r>
        <w:t>indexatori</w:t>
      </w:r>
    </w:p>
    <w:p w:rsidR="00BF59F9" w:rsidRDefault="00BF59F9" w:rsidP="00614C20">
      <w:pPr>
        <w:numPr>
          <w:ilvl w:val="0"/>
          <w:numId w:val="9"/>
        </w:numPr>
      </w:pPr>
      <w:r>
        <w:t>operatori supraîncărcați</w:t>
      </w:r>
    </w:p>
    <w:p w:rsidR="00BF59F9" w:rsidRDefault="00614C20" w:rsidP="00614C20">
      <w:pPr>
        <w:numPr>
          <w:ilvl w:val="0"/>
          <w:numId w:val="9"/>
        </w:numPr>
      </w:pPr>
      <w:r>
        <w:t>constructori</w:t>
      </w:r>
    </w:p>
    <w:p w:rsidR="003E4E78" w:rsidRDefault="003E4E78" w:rsidP="003E4E78">
      <w:pPr>
        <w:ind w:left="792"/>
      </w:pPr>
    </w:p>
    <w:p w:rsidR="003E4E78" w:rsidRDefault="003E4E78" w:rsidP="003E4E78">
      <w:pPr>
        <w:ind w:left="792"/>
      </w:pPr>
      <w:r>
        <w:t>ex.</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struct</w:t>
      </w:r>
      <w:r w:rsidRPr="003E4E78">
        <w:rPr>
          <w:rFonts w:ascii="Consolas" w:hAnsi="Consolas" w:cs="Consolas"/>
          <w:color w:val="000000"/>
          <w:sz w:val="22"/>
          <w:szCs w:val="22"/>
          <w:highlight w:val="white"/>
          <w:lang w:eastAsia="ro-RO"/>
        </w:rPr>
        <w:t xml:space="preserve"> </w:t>
      </w:r>
      <w:r w:rsidRPr="003E4E78">
        <w:rPr>
          <w:rFonts w:ascii="Consolas" w:hAnsi="Consolas" w:cs="Consolas"/>
          <w:color w:val="2B91AF"/>
          <w:sz w:val="22"/>
          <w:szCs w:val="22"/>
          <w:highlight w:val="white"/>
          <w:lang w:eastAsia="ro-RO"/>
        </w:rPr>
        <w:t>Nod</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public</w:t>
      </w: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readonly</w:t>
      </w: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int</w:t>
      </w:r>
      <w:r w:rsidRPr="003E4E78">
        <w:rPr>
          <w:rFonts w:ascii="Consolas" w:hAnsi="Consolas" w:cs="Consolas"/>
          <w:color w:val="000000"/>
          <w:sz w:val="22"/>
          <w:szCs w:val="22"/>
          <w:highlight w:val="white"/>
          <w:lang w:eastAsia="ro-RO"/>
        </w:rPr>
        <w:t xml:space="preserve"> Value;</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public</w:t>
      </w:r>
      <w:r w:rsidRPr="003E4E78">
        <w:rPr>
          <w:rFonts w:ascii="Consolas" w:hAnsi="Consolas" w:cs="Consolas"/>
          <w:color w:val="000000"/>
          <w:sz w:val="22"/>
          <w:szCs w:val="22"/>
          <w:highlight w:val="white"/>
          <w:lang w:eastAsia="ro-RO"/>
        </w:rPr>
        <w:t xml:space="preserve"> </w:t>
      </w:r>
      <w:r w:rsidRPr="003E4E78">
        <w:rPr>
          <w:rFonts w:ascii="Consolas" w:hAnsi="Consolas" w:cs="Consolas"/>
          <w:color w:val="2B91AF"/>
          <w:sz w:val="22"/>
          <w:szCs w:val="22"/>
          <w:highlight w:val="white"/>
          <w:lang w:eastAsia="ro-RO"/>
        </w:rPr>
        <w:t>Nod</w:t>
      </w:r>
      <w:r w:rsidRPr="003E4E78">
        <w:rPr>
          <w:rFonts w:ascii="Consolas" w:hAnsi="Consolas" w:cs="Consolas"/>
          <w:color w:val="000000"/>
          <w:sz w:val="22"/>
          <w:szCs w:val="22"/>
          <w:highlight w:val="white"/>
          <w:lang w:eastAsia="ro-RO"/>
        </w:rPr>
        <w:t xml:space="preserve"> Stânga;</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public</w:t>
      </w:r>
      <w:r w:rsidRPr="003E4E78">
        <w:rPr>
          <w:rFonts w:ascii="Consolas" w:hAnsi="Consolas" w:cs="Consolas"/>
          <w:color w:val="000000"/>
          <w:sz w:val="22"/>
          <w:szCs w:val="22"/>
          <w:highlight w:val="white"/>
          <w:lang w:eastAsia="ro-RO"/>
        </w:rPr>
        <w:t xml:space="preserve"> </w:t>
      </w:r>
      <w:r w:rsidRPr="003E4E78">
        <w:rPr>
          <w:rFonts w:ascii="Consolas" w:hAnsi="Consolas" w:cs="Consolas"/>
          <w:color w:val="2B91AF"/>
          <w:sz w:val="22"/>
          <w:szCs w:val="22"/>
          <w:highlight w:val="white"/>
          <w:lang w:eastAsia="ro-RO"/>
        </w:rPr>
        <w:t>Nod</w:t>
      </w:r>
      <w:r w:rsidRPr="003E4E78">
        <w:rPr>
          <w:rFonts w:ascii="Consolas" w:hAnsi="Consolas" w:cs="Consolas"/>
          <w:color w:val="000000"/>
          <w:sz w:val="22"/>
          <w:szCs w:val="22"/>
          <w:highlight w:val="white"/>
          <w:lang w:eastAsia="ro-RO"/>
        </w:rPr>
        <w:t xml:space="preserve"> Dreapta;</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r w:rsidRPr="003E4E78">
        <w:rPr>
          <w:rFonts w:ascii="Consolas" w:hAnsi="Consolas" w:cs="Consolas"/>
          <w:color w:val="0000FF"/>
          <w:sz w:val="22"/>
          <w:szCs w:val="22"/>
          <w:highlight w:val="white"/>
          <w:lang w:eastAsia="ro-RO"/>
        </w:rPr>
        <w:t>public</w:t>
      </w:r>
      <w:r w:rsidRPr="003E4E78">
        <w:rPr>
          <w:rFonts w:ascii="Consolas" w:hAnsi="Consolas" w:cs="Consolas"/>
          <w:color w:val="000000"/>
          <w:sz w:val="22"/>
          <w:szCs w:val="22"/>
          <w:highlight w:val="white"/>
          <w:lang w:eastAsia="ro-RO"/>
        </w:rPr>
        <w:t xml:space="preserve"> Nod(</w:t>
      </w:r>
      <w:r w:rsidRPr="003E4E78">
        <w:rPr>
          <w:rFonts w:ascii="Consolas" w:hAnsi="Consolas" w:cs="Consolas"/>
          <w:color w:val="0000FF"/>
          <w:sz w:val="22"/>
          <w:szCs w:val="22"/>
          <w:highlight w:val="white"/>
          <w:lang w:eastAsia="ro-RO"/>
        </w:rPr>
        <w:t>int</w:t>
      </w:r>
      <w:r w:rsidRPr="003E4E78">
        <w:rPr>
          <w:rFonts w:ascii="Consolas" w:hAnsi="Consolas" w:cs="Consolas"/>
          <w:color w:val="000000"/>
          <w:sz w:val="22"/>
          <w:szCs w:val="22"/>
          <w:highlight w:val="white"/>
          <w:lang w:eastAsia="ro-RO"/>
        </w:rPr>
        <w:t xml:space="preserve"> initial)</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Value = initial;</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Stânga = </w:t>
      </w:r>
      <w:r w:rsidRPr="003E4E78">
        <w:rPr>
          <w:rFonts w:ascii="Consolas" w:hAnsi="Consolas" w:cs="Consolas"/>
          <w:color w:val="0000FF"/>
          <w:sz w:val="22"/>
          <w:szCs w:val="22"/>
          <w:highlight w:val="white"/>
          <w:lang w:eastAsia="ro-RO"/>
        </w:rPr>
        <w:t>null</w:t>
      </w:r>
      <w:r w:rsidRPr="003E4E78">
        <w:rPr>
          <w:rFonts w:ascii="Consolas" w:hAnsi="Consolas" w:cs="Consolas"/>
          <w:color w:val="000000"/>
          <w:sz w:val="22"/>
          <w:szCs w:val="22"/>
          <w:highlight w:val="white"/>
          <w:lang w:eastAsia="ro-RO"/>
        </w:rPr>
        <w:t>;</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Dreapta = </w:t>
      </w:r>
      <w:r w:rsidRPr="003E4E78">
        <w:rPr>
          <w:rFonts w:ascii="Consolas" w:hAnsi="Consolas" w:cs="Consolas"/>
          <w:color w:val="0000FF"/>
          <w:sz w:val="22"/>
          <w:szCs w:val="22"/>
          <w:highlight w:val="white"/>
          <w:lang w:eastAsia="ro-RO"/>
        </w:rPr>
        <w:t>null</w:t>
      </w:r>
      <w:r w:rsidRPr="003E4E78">
        <w:rPr>
          <w:rFonts w:ascii="Consolas" w:hAnsi="Consolas" w:cs="Consolas"/>
          <w:color w:val="000000"/>
          <w:sz w:val="22"/>
          <w:szCs w:val="22"/>
          <w:highlight w:val="white"/>
          <w:lang w:eastAsia="ro-RO"/>
        </w:rPr>
        <w:t>;</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r w:rsidRPr="003E4E78">
        <w:rPr>
          <w:rFonts w:ascii="Consolas" w:hAnsi="Consolas" w:cs="Consolas"/>
          <w:color w:val="000000"/>
          <w:sz w:val="22"/>
          <w:szCs w:val="22"/>
          <w:highlight w:val="white"/>
          <w:lang w:eastAsia="ro-RO"/>
        </w:rPr>
        <w:t xml:space="preserve">            }</w:t>
      </w:r>
    </w:p>
    <w:p w:rsidR="003E4E78" w:rsidRPr="003E4E78" w:rsidRDefault="003E4E78" w:rsidP="003E4E78">
      <w:pPr>
        <w:autoSpaceDE w:val="0"/>
        <w:autoSpaceDN w:val="0"/>
        <w:adjustRightInd w:val="0"/>
        <w:rPr>
          <w:rFonts w:ascii="Consolas" w:hAnsi="Consolas" w:cs="Consolas"/>
          <w:color w:val="000000"/>
          <w:sz w:val="22"/>
          <w:szCs w:val="22"/>
          <w:highlight w:val="white"/>
          <w:lang w:eastAsia="ro-RO"/>
        </w:rPr>
      </w:pPr>
    </w:p>
    <w:p w:rsidR="003E4E78" w:rsidRPr="003E4E78" w:rsidRDefault="003E4E78" w:rsidP="003E4E78">
      <w:pPr>
        <w:ind w:left="792"/>
        <w:rPr>
          <w:sz w:val="22"/>
          <w:szCs w:val="22"/>
        </w:rPr>
      </w:pPr>
      <w:r>
        <w:rPr>
          <w:rFonts w:ascii="Consolas" w:hAnsi="Consolas" w:cs="Consolas"/>
          <w:color w:val="000000"/>
          <w:sz w:val="22"/>
          <w:szCs w:val="22"/>
          <w:highlight w:val="white"/>
          <w:lang w:eastAsia="ro-RO"/>
        </w:rPr>
        <w:t xml:space="preserve">    </w:t>
      </w:r>
      <w:r w:rsidRPr="003E4E78">
        <w:rPr>
          <w:rFonts w:ascii="Consolas" w:hAnsi="Consolas" w:cs="Consolas"/>
          <w:color w:val="000000"/>
          <w:sz w:val="22"/>
          <w:szCs w:val="22"/>
          <w:highlight w:val="white"/>
          <w:lang w:eastAsia="ro-RO"/>
        </w:rPr>
        <w:t>}</w:t>
      </w:r>
      <w:r>
        <w:rPr>
          <w:rFonts w:ascii="Consolas" w:hAnsi="Consolas" w:cs="Consolas"/>
          <w:color w:val="000000"/>
          <w:sz w:val="22"/>
          <w:szCs w:val="22"/>
          <w:lang w:eastAsia="ro-RO"/>
        </w:rPr>
        <w:t>;</w:t>
      </w:r>
    </w:p>
    <w:p w:rsidR="00BF59F9" w:rsidRDefault="00BF59F9" w:rsidP="00946C64">
      <w:pPr>
        <w:ind w:left="432"/>
      </w:pPr>
      <w:r>
        <w:t xml:space="preserve"> </w:t>
      </w:r>
    </w:p>
    <w:p w:rsidR="00F02377" w:rsidRDefault="00614C20" w:rsidP="00685A65">
      <w:pPr>
        <w:ind w:firstLine="709"/>
      </w:pPr>
      <w:r>
        <w:t>Privind cele de mai sus putem spune că structurile sunt identice cu clasele, deosebirea fiind locul de memorie unde se aloca acestea, stiva sau heap.</w:t>
      </w:r>
    </w:p>
    <w:p w:rsidR="007A492C" w:rsidRDefault="007A492C" w:rsidP="00391A24">
      <w:pPr>
        <w:ind w:left="432" w:firstLine="288"/>
      </w:pPr>
    </w:p>
    <w:p w:rsidR="00953556" w:rsidRDefault="00953556" w:rsidP="003E4E78">
      <w:pPr>
        <w:numPr>
          <w:ilvl w:val="0"/>
          <w:numId w:val="10"/>
        </w:numPr>
      </w:pPr>
      <w:r>
        <w:t>Tipul Enumerare:</w:t>
      </w:r>
    </w:p>
    <w:p w:rsidR="00953556" w:rsidRDefault="00953556" w:rsidP="00685A65">
      <w:pPr>
        <w:jc w:val="both"/>
      </w:pPr>
      <w:r>
        <w:tab/>
        <w:t>Este definit de programator și este asemănător cu cel di C++. Permite folosirea unor nume cărora li se atribuie o valoare. Ca bună practică este recomandată folosirea enumerației direct in Namespace, pentru a putea fi folosită de toate clasele.</w:t>
      </w:r>
    </w:p>
    <w:p w:rsidR="00953556" w:rsidRDefault="00953556" w:rsidP="00946C64">
      <w:pPr>
        <w:ind w:left="432"/>
      </w:pPr>
      <w:r>
        <w:t>Sintaxa enumerației este:</w:t>
      </w:r>
    </w:p>
    <w:p w:rsidR="00953556" w:rsidRDefault="00953556" w:rsidP="00685A65">
      <w:pPr>
        <w:ind w:left="432" w:firstLine="1269"/>
      </w:pPr>
      <w:r>
        <w:t xml:space="preserve">[atribute]  [modificatori acces] enum NumeEnumeratie : [tip] </w:t>
      </w:r>
    </w:p>
    <w:p w:rsidR="00912539" w:rsidRDefault="00912539" w:rsidP="00946C64">
      <w:pPr>
        <w:ind w:left="432"/>
      </w:pPr>
    </w:p>
    <w:p w:rsidR="00953556" w:rsidRDefault="00953556" w:rsidP="00912539">
      <w:r>
        <w:t>ex.</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FF"/>
          <w:sz w:val="22"/>
          <w:szCs w:val="22"/>
          <w:highlight w:val="white"/>
          <w:lang w:eastAsia="ro-RO"/>
        </w:rPr>
        <w:t>using</w:t>
      </w:r>
      <w:r w:rsidRPr="00912539">
        <w:rPr>
          <w:rFonts w:ascii="Consolas" w:hAnsi="Consolas" w:cs="Consolas"/>
          <w:color w:val="000000"/>
          <w:sz w:val="22"/>
          <w:szCs w:val="22"/>
          <w:highlight w:val="white"/>
          <w:lang w:eastAsia="ro-RO"/>
        </w:rPr>
        <w:t xml:space="preserve"> System;</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FF"/>
          <w:sz w:val="22"/>
          <w:szCs w:val="22"/>
          <w:highlight w:val="white"/>
          <w:lang w:eastAsia="ro-RO"/>
        </w:rPr>
        <w:t>namespace</w:t>
      </w:r>
      <w:r w:rsidRPr="00912539">
        <w:rPr>
          <w:rFonts w:ascii="Consolas" w:hAnsi="Consolas" w:cs="Consolas"/>
          <w:color w:val="000000"/>
          <w:sz w:val="22"/>
          <w:szCs w:val="22"/>
          <w:highlight w:val="white"/>
          <w:lang w:eastAsia="ro-RO"/>
        </w:rPr>
        <w:t xml:space="preserve"> ConsoleApplication1</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public</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enum</w:t>
      </w:r>
      <w:r w:rsidRPr="00912539">
        <w:rPr>
          <w:rFonts w:ascii="Consolas" w:hAnsi="Consolas" w:cs="Consolas"/>
          <w:color w:val="000000"/>
          <w:sz w:val="22"/>
          <w:szCs w:val="22"/>
          <w:highlight w:val="white"/>
          <w:lang w:eastAsia="ro-RO"/>
        </w:rPr>
        <w:t xml:space="preserve"> </w:t>
      </w:r>
      <w:r w:rsidR="00912539" w:rsidRPr="00912539">
        <w:rPr>
          <w:rFonts w:ascii="Consolas" w:hAnsi="Consolas" w:cs="Consolas"/>
          <w:color w:val="2B91AF"/>
          <w:sz w:val="22"/>
          <w:szCs w:val="22"/>
          <w:highlight w:val="white"/>
          <w:lang w:eastAsia="ro-RO"/>
        </w:rPr>
        <w:t>Săptămâna</w:t>
      </w:r>
      <w:r w:rsidRPr="00912539">
        <w:rPr>
          <w:rFonts w:ascii="Consolas" w:hAnsi="Consolas" w:cs="Consolas"/>
          <w:color w:val="000000"/>
          <w:sz w:val="22"/>
          <w:szCs w:val="22"/>
          <w:highlight w:val="white"/>
          <w:lang w:eastAsia="ro-RO"/>
        </w:rPr>
        <w:t xml:space="preserve"> : </w:t>
      </w:r>
      <w:r w:rsidRPr="00912539">
        <w:rPr>
          <w:rFonts w:ascii="Consolas" w:hAnsi="Consolas" w:cs="Consolas"/>
          <w:color w:val="0000FF"/>
          <w:sz w:val="22"/>
          <w:szCs w:val="22"/>
          <w:highlight w:val="white"/>
          <w:lang w:eastAsia="ro-RO"/>
        </w:rPr>
        <w:t>byte</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Luni = 0,</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00912539" w:rsidRPr="00912539">
        <w:rPr>
          <w:rFonts w:ascii="Consolas" w:hAnsi="Consolas" w:cs="Consolas"/>
          <w:color w:val="000000"/>
          <w:sz w:val="22"/>
          <w:szCs w:val="22"/>
          <w:highlight w:val="white"/>
          <w:lang w:eastAsia="ro-RO"/>
        </w:rPr>
        <w:t>Marți</w:t>
      </w:r>
      <w:r w:rsidRPr="00912539">
        <w:rPr>
          <w:rFonts w:ascii="Consolas" w:hAnsi="Consolas" w:cs="Consolas"/>
          <w:color w:val="000000"/>
          <w:sz w:val="22"/>
          <w:szCs w:val="22"/>
          <w:highlight w:val="white"/>
          <w:lang w:eastAsia="ro-RO"/>
        </w:rPr>
        <w:t>,</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Miercuri,</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Joi,</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Vineri,</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00912539" w:rsidRPr="00912539">
        <w:rPr>
          <w:rFonts w:ascii="Consolas" w:hAnsi="Consolas" w:cs="Consolas"/>
          <w:color w:val="000000"/>
          <w:sz w:val="22"/>
          <w:szCs w:val="22"/>
          <w:highlight w:val="white"/>
          <w:lang w:eastAsia="ro-RO"/>
        </w:rPr>
        <w:t>Sâmbătă</w:t>
      </w:r>
      <w:r w:rsidRPr="00912539">
        <w:rPr>
          <w:rFonts w:ascii="Consolas" w:hAnsi="Consolas" w:cs="Consolas"/>
          <w:color w:val="000000"/>
          <w:sz w:val="22"/>
          <w:szCs w:val="22"/>
          <w:highlight w:val="white"/>
          <w:lang w:eastAsia="ro-RO"/>
        </w:rPr>
        <w:t>,</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Duminica</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class</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2B91AF"/>
          <w:sz w:val="22"/>
          <w:szCs w:val="22"/>
          <w:highlight w:val="white"/>
          <w:lang w:eastAsia="ro-RO"/>
        </w:rPr>
        <w:t>Program</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lastRenderedPageBreak/>
        <w:t xml:space="preserve">    {</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static</w:t>
      </w:r>
      <w:r w:rsidRPr="00912539">
        <w:rPr>
          <w:rFonts w:ascii="Consolas" w:hAnsi="Consolas" w:cs="Consolas"/>
          <w:color w:val="000000"/>
          <w:sz w:val="22"/>
          <w:szCs w:val="22"/>
          <w:highlight w:val="white"/>
          <w:lang w:eastAsia="ro-RO"/>
        </w:rPr>
        <w:t xml:space="preserve"> </w:t>
      </w:r>
      <w:r w:rsidRPr="00912539">
        <w:rPr>
          <w:rFonts w:ascii="Consolas" w:hAnsi="Consolas" w:cs="Consolas"/>
          <w:color w:val="0000FF"/>
          <w:sz w:val="22"/>
          <w:szCs w:val="22"/>
          <w:highlight w:val="white"/>
          <w:lang w:eastAsia="ro-RO"/>
        </w:rPr>
        <w:t>void</w:t>
      </w:r>
      <w:r w:rsidRPr="00912539">
        <w:rPr>
          <w:rFonts w:ascii="Consolas" w:hAnsi="Consolas" w:cs="Consolas"/>
          <w:color w:val="000000"/>
          <w:sz w:val="22"/>
          <w:szCs w:val="22"/>
          <w:highlight w:val="white"/>
          <w:lang w:eastAsia="ro-RO"/>
        </w:rPr>
        <w:t xml:space="preserve"> Main(</w:t>
      </w:r>
      <w:r w:rsidRPr="00912539">
        <w:rPr>
          <w:rFonts w:ascii="Consolas" w:hAnsi="Consolas" w:cs="Consolas"/>
          <w:color w:val="0000FF"/>
          <w:sz w:val="22"/>
          <w:szCs w:val="22"/>
          <w:highlight w:val="white"/>
          <w:lang w:eastAsia="ro-RO"/>
        </w:rPr>
        <w:t>string</w:t>
      </w:r>
      <w:r w:rsidRPr="00912539">
        <w:rPr>
          <w:rFonts w:ascii="Consolas" w:hAnsi="Consolas" w:cs="Consolas"/>
          <w:color w:val="000000"/>
          <w:sz w:val="22"/>
          <w:szCs w:val="22"/>
          <w:highlight w:val="white"/>
          <w:lang w:eastAsia="ro-RO"/>
        </w:rPr>
        <w:t>[] args)</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953556" w:rsidRPr="00912539" w:rsidRDefault="00953556" w:rsidP="00953556">
      <w:pPr>
        <w:autoSpaceDE w:val="0"/>
        <w:autoSpaceDN w:val="0"/>
        <w:adjustRightInd w:val="0"/>
        <w:rPr>
          <w:rFonts w:ascii="Consolas" w:hAnsi="Consolas" w:cs="Consolas"/>
          <w:color w:val="000000"/>
          <w:sz w:val="22"/>
          <w:szCs w:val="22"/>
          <w:highlight w:val="white"/>
          <w:lang w:eastAsia="ro-RO"/>
        </w:rPr>
      </w:pPr>
      <w:r w:rsidRPr="00912539">
        <w:rPr>
          <w:rFonts w:ascii="Consolas" w:hAnsi="Consolas" w:cs="Consolas"/>
          <w:color w:val="000000"/>
          <w:sz w:val="22"/>
          <w:szCs w:val="22"/>
          <w:highlight w:val="white"/>
          <w:lang w:eastAsia="ro-RO"/>
        </w:rPr>
        <w:t xml:space="preserve">    }</w:t>
      </w:r>
    </w:p>
    <w:p w:rsidR="00953556" w:rsidRDefault="00912539" w:rsidP="00912539">
      <w:pPr>
        <w:rPr>
          <w:rFonts w:ascii="Consolas" w:hAnsi="Consolas" w:cs="Consolas"/>
          <w:color w:val="000000"/>
          <w:sz w:val="22"/>
          <w:szCs w:val="22"/>
          <w:lang w:eastAsia="ro-RO"/>
        </w:rPr>
      </w:pPr>
      <w:r w:rsidRPr="00912539">
        <w:rPr>
          <w:rFonts w:ascii="Consolas" w:hAnsi="Consolas" w:cs="Consolas"/>
          <w:color w:val="000000"/>
          <w:sz w:val="22"/>
          <w:szCs w:val="22"/>
          <w:highlight w:val="white"/>
          <w:lang w:eastAsia="ro-RO"/>
        </w:rPr>
        <w:t xml:space="preserve"> </w:t>
      </w:r>
      <w:r w:rsidR="00953556" w:rsidRPr="00912539">
        <w:rPr>
          <w:rFonts w:ascii="Consolas" w:hAnsi="Consolas" w:cs="Consolas"/>
          <w:color w:val="000000"/>
          <w:sz w:val="22"/>
          <w:szCs w:val="22"/>
          <w:highlight w:val="white"/>
          <w:lang w:eastAsia="ro-RO"/>
        </w:rPr>
        <w:t>}</w:t>
      </w:r>
    </w:p>
    <w:p w:rsidR="00912539" w:rsidRDefault="00912539" w:rsidP="00912539">
      <w:pPr>
        <w:rPr>
          <w:rFonts w:ascii="Consolas" w:hAnsi="Consolas" w:cs="Consolas"/>
          <w:color w:val="000000"/>
          <w:sz w:val="22"/>
          <w:szCs w:val="22"/>
          <w:lang w:eastAsia="ro-RO"/>
        </w:rPr>
      </w:pPr>
    </w:p>
    <w:p w:rsidR="003E4E78" w:rsidRDefault="003E4E78" w:rsidP="00F02377">
      <w:pPr>
        <w:ind w:firstLine="720"/>
      </w:pPr>
    </w:p>
    <w:p w:rsidR="00912539" w:rsidRDefault="00F02377" w:rsidP="00685A65">
      <w:pPr>
        <w:ind w:firstLine="720"/>
        <w:jc w:val="both"/>
      </w:pPr>
      <w:r>
        <w:t>Tipul enumerării este implicit int  și este opțional. Întotdeauna valoarea primului membru din enumerare este 0 iar tipurile enum sunt derivate din clasa System.Enum care și ea la rândul ei este derivată din System.ValueType.</w:t>
      </w:r>
    </w:p>
    <w:p w:rsidR="003E4E78" w:rsidRDefault="003E4E78" w:rsidP="00F02377">
      <w:pPr>
        <w:ind w:firstLine="720"/>
      </w:pPr>
    </w:p>
    <w:p w:rsidR="003E4E78" w:rsidRDefault="003E4E78" w:rsidP="00F02377"/>
    <w:p w:rsidR="00F02377" w:rsidRDefault="00D5169A" w:rsidP="003E4E78">
      <w:pPr>
        <w:numPr>
          <w:ilvl w:val="0"/>
          <w:numId w:val="10"/>
        </w:numPr>
      </w:pPr>
      <w:r>
        <w:t>Tipuri nul</w:t>
      </w:r>
      <w:r w:rsidR="00AF2B59">
        <w:t>l</w:t>
      </w:r>
      <w:r>
        <w:t>able:</w:t>
      </w:r>
    </w:p>
    <w:p w:rsidR="00D5169A" w:rsidRDefault="00D5169A" w:rsidP="00F02377">
      <w:r>
        <w:tab/>
      </w:r>
    </w:p>
    <w:p w:rsidR="00AF2B59" w:rsidRDefault="00D5169A" w:rsidP="00F02377">
      <w:r>
        <w:tab/>
        <w:t xml:space="preserve">Sunt acele tipuri care pot reține atât valorări din domeniul lor cât si valoare null. </w:t>
      </w:r>
      <w:r w:rsidR="00AF2B59">
        <w:t>La declarare valoarea unei variabile conține valoarea implicită a tipului (ex. ” int a „ valoarea lui a va fi  „0”),dacă nu se inițializează de programator. Tipurile   nullable se folosesc atunci când se dorește ca valoarea implicită a variabilei să nu fie definită.</w:t>
      </w:r>
    </w:p>
    <w:p w:rsidR="00AF2B59" w:rsidRDefault="00AF2B59" w:rsidP="00F02377"/>
    <w:p w:rsidR="00AF2B59" w:rsidRDefault="00AF2B59" w:rsidP="00F02377">
      <w:r>
        <w:t>ex.</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FF"/>
          <w:sz w:val="22"/>
          <w:szCs w:val="22"/>
          <w:highlight w:val="white"/>
          <w:lang w:eastAsia="ro-RO"/>
        </w:rPr>
        <w:t>using</w:t>
      </w:r>
      <w:r w:rsidRPr="00AF2B59">
        <w:rPr>
          <w:rFonts w:ascii="Consolas" w:hAnsi="Consolas" w:cs="Consolas"/>
          <w:color w:val="000000"/>
          <w:sz w:val="22"/>
          <w:szCs w:val="22"/>
          <w:highlight w:val="white"/>
          <w:lang w:eastAsia="ro-RO"/>
        </w:rPr>
        <w:t xml:space="preserve"> System;</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FF"/>
          <w:sz w:val="22"/>
          <w:szCs w:val="22"/>
          <w:highlight w:val="white"/>
          <w:lang w:eastAsia="ro-RO"/>
        </w:rPr>
        <w:t>namespace</w:t>
      </w:r>
      <w:r w:rsidRPr="00AF2B59">
        <w:rPr>
          <w:rFonts w:ascii="Consolas" w:hAnsi="Consolas" w:cs="Consolas"/>
          <w:color w:val="000000"/>
          <w:sz w:val="22"/>
          <w:szCs w:val="22"/>
          <w:highlight w:val="white"/>
          <w:lang w:eastAsia="ro-RO"/>
        </w:rPr>
        <w:t xml:space="preserve"> ConsoleApplication1</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class</w:t>
      </w:r>
      <w:r w:rsidRPr="00AF2B59">
        <w:rPr>
          <w:rFonts w:ascii="Consolas" w:hAnsi="Consolas" w:cs="Consolas"/>
          <w:color w:val="000000"/>
          <w:sz w:val="22"/>
          <w:szCs w:val="22"/>
          <w:highlight w:val="white"/>
          <w:lang w:eastAsia="ro-RO"/>
        </w:rPr>
        <w:t xml:space="preserve"> </w:t>
      </w:r>
      <w:r w:rsidRPr="00AF2B59">
        <w:rPr>
          <w:rFonts w:ascii="Consolas" w:hAnsi="Consolas" w:cs="Consolas"/>
          <w:color w:val="2B91AF"/>
          <w:sz w:val="22"/>
          <w:szCs w:val="22"/>
          <w:highlight w:val="white"/>
          <w:lang w:eastAsia="ro-RO"/>
        </w:rPr>
        <w:t>Program</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static</w:t>
      </w: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void</w:t>
      </w:r>
      <w:r w:rsidRPr="00AF2B59">
        <w:rPr>
          <w:rFonts w:ascii="Consolas" w:hAnsi="Consolas" w:cs="Consolas"/>
          <w:color w:val="000000"/>
          <w:sz w:val="22"/>
          <w:szCs w:val="22"/>
          <w:highlight w:val="white"/>
          <w:lang w:eastAsia="ro-RO"/>
        </w:rPr>
        <w:t xml:space="preserve"> Main(</w:t>
      </w:r>
      <w:r w:rsidRPr="00AF2B59">
        <w:rPr>
          <w:rFonts w:ascii="Consolas" w:hAnsi="Consolas" w:cs="Consolas"/>
          <w:color w:val="0000FF"/>
          <w:sz w:val="22"/>
          <w:szCs w:val="22"/>
          <w:highlight w:val="white"/>
          <w:lang w:eastAsia="ro-RO"/>
        </w:rPr>
        <w:t>string</w:t>
      </w:r>
      <w:r w:rsidRPr="00AF2B59">
        <w:rPr>
          <w:rFonts w:ascii="Consolas" w:hAnsi="Consolas" w:cs="Consolas"/>
          <w:color w:val="000000"/>
          <w:sz w:val="22"/>
          <w:szCs w:val="22"/>
          <w:highlight w:val="white"/>
          <w:lang w:eastAsia="ro-RO"/>
        </w:rPr>
        <w:t>[] args)</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8000"/>
          <w:sz w:val="22"/>
          <w:szCs w:val="22"/>
          <w:highlight w:val="white"/>
          <w:lang w:eastAsia="ro-RO"/>
        </w:rPr>
        <w:t>//Prima metoda de declarare</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2B91AF"/>
          <w:sz w:val="22"/>
          <w:szCs w:val="22"/>
          <w:highlight w:val="white"/>
          <w:lang w:eastAsia="ro-RO"/>
        </w:rPr>
        <w:t>Nullable</w:t>
      </w:r>
      <w:r w:rsidRPr="00AF2B59">
        <w:rPr>
          <w:rFonts w:ascii="Consolas" w:hAnsi="Consolas" w:cs="Consolas"/>
          <w:color w:val="000000"/>
          <w:sz w:val="22"/>
          <w:szCs w:val="22"/>
          <w:highlight w:val="white"/>
          <w:lang w:eastAsia="ro-RO"/>
        </w:rPr>
        <w:t>&lt;</w:t>
      </w:r>
      <w:r w:rsidRPr="00AF2B59">
        <w:rPr>
          <w:rFonts w:ascii="Consolas" w:hAnsi="Consolas" w:cs="Consolas"/>
          <w:color w:val="0000FF"/>
          <w:sz w:val="22"/>
          <w:szCs w:val="22"/>
          <w:highlight w:val="white"/>
          <w:lang w:eastAsia="ro-RO"/>
        </w:rPr>
        <w:t>int</w:t>
      </w:r>
      <w:r w:rsidRPr="00AF2B59">
        <w:rPr>
          <w:rFonts w:ascii="Consolas" w:hAnsi="Consolas" w:cs="Consolas"/>
          <w:color w:val="000000"/>
          <w:sz w:val="22"/>
          <w:szCs w:val="22"/>
          <w:highlight w:val="white"/>
          <w:lang w:eastAsia="ro-RO"/>
        </w:rPr>
        <w:t xml:space="preserve">&gt; a = </w:t>
      </w:r>
      <w:r w:rsidRPr="00AF2B59">
        <w:rPr>
          <w:rFonts w:ascii="Consolas" w:hAnsi="Consolas" w:cs="Consolas"/>
          <w:color w:val="0000FF"/>
          <w:sz w:val="22"/>
          <w:szCs w:val="22"/>
          <w:highlight w:val="white"/>
          <w:lang w:eastAsia="ro-RO"/>
        </w:rPr>
        <w:t>null</w:t>
      </w:r>
      <w:r w:rsidRPr="00AF2B59">
        <w:rPr>
          <w:rFonts w:ascii="Consolas" w:hAnsi="Consolas" w:cs="Consolas"/>
          <w:color w:val="000000"/>
          <w:sz w:val="22"/>
          <w:szCs w:val="22"/>
          <w:highlight w:val="white"/>
          <w:lang w:eastAsia="ro-RO"/>
        </w:rPr>
        <w:t>;</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8000"/>
          <w:sz w:val="22"/>
          <w:szCs w:val="22"/>
          <w:highlight w:val="white"/>
          <w:lang w:eastAsia="ro-RO"/>
        </w:rPr>
        <w:t>//A doua metoda de declarare</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int</w:t>
      </w:r>
      <w:r w:rsidRPr="00AF2B59">
        <w:rPr>
          <w:rFonts w:ascii="Consolas" w:hAnsi="Consolas" w:cs="Consolas"/>
          <w:color w:val="000000"/>
          <w:sz w:val="22"/>
          <w:szCs w:val="22"/>
          <w:highlight w:val="white"/>
          <w:lang w:eastAsia="ro-RO"/>
        </w:rPr>
        <w:t xml:space="preserve">? b = </w:t>
      </w:r>
      <w:r w:rsidRPr="00AF2B59">
        <w:rPr>
          <w:rFonts w:ascii="Consolas" w:hAnsi="Consolas" w:cs="Consolas"/>
          <w:color w:val="0000FF"/>
          <w:sz w:val="22"/>
          <w:szCs w:val="22"/>
          <w:highlight w:val="white"/>
          <w:lang w:eastAsia="ro-RO"/>
        </w:rPr>
        <w:t>null</w:t>
      </w:r>
      <w:r w:rsidRPr="00AF2B59">
        <w:rPr>
          <w:rFonts w:ascii="Consolas" w:hAnsi="Consolas" w:cs="Consolas"/>
          <w:color w:val="000000"/>
          <w:sz w:val="22"/>
          <w:szCs w:val="22"/>
          <w:highlight w:val="white"/>
          <w:lang w:eastAsia="ro-RO"/>
        </w:rPr>
        <w:t>;</w:t>
      </w:r>
    </w:p>
    <w:p w:rsidR="00AF2B59" w:rsidRDefault="00AF2B59" w:rsidP="00AF2B59">
      <w:pPr>
        <w:autoSpaceDE w:val="0"/>
        <w:autoSpaceDN w:val="0"/>
        <w:adjustRightInd w:val="0"/>
        <w:rPr>
          <w:rFonts w:ascii="Consolas" w:hAnsi="Consolas" w:cs="Consolas"/>
          <w:color w:val="000000"/>
          <w:sz w:val="22"/>
          <w:szCs w:val="22"/>
          <w:highlight w:val="white"/>
          <w:lang w:eastAsia="ro-RO"/>
        </w:rPr>
      </w:pPr>
    </w:p>
    <w:p w:rsidR="00967190" w:rsidRPr="00AF2B59" w:rsidRDefault="00967190" w:rsidP="00AF2B59">
      <w:pPr>
        <w:autoSpaceDE w:val="0"/>
        <w:autoSpaceDN w:val="0"/>
        <w:adjustRightInd w:val="0"/>
        <w:rPr>
          <w:rFonts w:ascii="Consolas" w:hAnsi="Consolas" w:cs="Consolas"/>
          <w:color w:val="000000"/>
          <w:sz w:val="22"/>
          <w:szCs w:val="22"/>
          <w:highlight w:val="white"/>
          <w:lang w:eastAsia="ro-RO"/>
        </w:rPr>
      </w:pP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8000"/>
          <w:sz w:val="22"/>
          <w:szCs w:val="22"/>
          <w:highlight w:val="white"/>
          <w:lang w:eastAsia="ro-RO"/>
        </w:rPr>
        <w:t>//Verificare</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if</w:t>
      </w:r>
      <w:r w:rsidRPr="00AF2B59">
        <w:rPr>
          <w:rFonts w:ascii="Consolas" w:hAnsi="Consolas" w:cs="Consolas"/>
          <w:color w:val="000000"/>
          <w:sz w:val="22"/>
          <w:szCs w:val="22"/>
          <w:highlight w:val="white"/>
          <w:lang w:eastAsia="ro-RO"/>
        </w:rPr>
        <w:t xml:space="preserve"> (a == </w:t>
      </w:r>
      <w:r w:rsidRPr="00AF2B59">
        <w:rPr>
          <w:rFonts w:ascii="Consolas" w:hAnsi="Consolas" w:cs="Consolas"/>
          <w:color w:val="0000FF"/>
          <w:sz w:val="22"/>
          <w:szCs w:val="22"/>
          <w:highlight w:val="white"/>
          <w:lang w:eastAsia="ro-RO"/>
        </w:rPr>
        <w:t>null</w:t>
      </w:r>
      <w:r w:rsidRPr="00AF2B59">
        <w:rPr>
          <w:rFonts w:ascii="Consolas" w:hAnsi="Consolas" w:cs="Consolas"/>
          <w:color w:val="000000"/>
          <w:sz w:val="22"/>
          <w:szCs w:val="22"/>
          <w:highlight w:val="white"/>
          <w:lang w:eastAsia="ro-RO"/>
        </w:rPr>
        <w:t>)</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2B91AF"/>
          <w:sz w:val="22"/>
          <w:szCs w:val="22"/>
          <w:highlight w:val="white"/>
          <w:lang w:eastAsia="ro-RO"/>
        </w:rPr>
        <w:t>Console</w:t>
      </w:r>
      <w:r w:rsidRPr="00AF2B59">
        <w:rPr>
          <w:rFonts w:ascii="Consolas" w:hAnsi="Consolas" w:cs="Consolas"/>
          <w:color w:val="000000"/>
          <w:sz w:val="22"/>
          <w:szCs w:val="22"/>
          <w:highlight w:val="white"/>
          <w:lang w:eastAsia="ro-RO"/>
        </w:rPr>
        <w:t>.WriteLine(</w:t>
      </w:r>
      <w:r w:rsidRPr="00AF2B59">
        <w:rPr>
          <w:rFonts w:ascii="Consolas" w:hAnsi="Consolas" w:cs="Consolas"/>
          <w:color w:val="A31515"/>
          <w:sz w:val="22"/>
          <w:szCs w:val="22"/>
          <w:highlight w:val="white"/>
          <w:lang w:eastAsia="ro-RO"/>
        </w:rPr>
        <w:t xml:space="preserve">"Valoarea lui a este </w:t>
      </w:r>
      <w:r w:rsidRPr="00AF2B59">
        <w:rPr>
          <w:rFonts w:ascii="Consolas" w:hAnsi="Consolas" w:cs="Consolas"/>
          <w:color w:val="3CB371"/>
          <w:sz w:val="22"/>
          <w:szCs w:val="22"/>
          <w:highlight w:val="white"/>
          <w:lang w:eastAsia="ro-RO"/>
        </w:rPr>
        <w:t>{0}</w:t>
      </w:r>
      <w:r w:rsidRPr="00AF2B59">
        <w:rPr>
          <w:rFonts w:ascii="Consolas" w:hAnsi="Consolas" w:cs="Consolas"/>
          <w:color w:val="A31515"/>
          <w:sz w:val="22"/>
          <w:szCs w:val="22"/>
          <w:highlight w:val="white"/>
          <w:lang w:eastAsia="ro-RO"/>
        </w:rPr>
        <w:t>"</w:t>
      </w:r>
      <w:r w:rsidRPr="00AF2B59">
        <w:rPr>
          <w:rFonts w:ascii="Consolas" w:hAnsi="Consolas" w:cs="Consolas"/>
          <w:color w:val="000000"/>
          <w:sz w:val="22"/>
          <w:szCs w:val="22"/>
          <w:highlight w:val="white"/>
          <w:lang w:eastAsia="ro-RO"/>
        </w:rPr>
        <w:t xml:space="preserve">, </w:t>
      </w:r>
      <w:r w:rsidRPr="00AF2B59">
        <w:rPr>
          <w:rFonts w:ascii="Consolas" w:hAnsi="Consolas" w:cs="Consolas"/>
          <w:color w:val="A31515"/>
          <w:sz w:val="22"/>
          <w:szCs w:val="22"/>
          <w:highlight w:val="white"/>
          <w:lang w:eastAsia="ro-RO"/>
        </w:rPr>
        <w:t>"null"</w:t>
      </w: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0000FF"/>
          <w:sz w:val="22"/>
          <w:szCs w:val="22"/>
          <w:highlight w:val="white"/>
          <w:lang w:eastAsia="ro-RO"/>
        </w:rPr>
        <w:t>if</w:t>
      </w:r>
      <w:r w:rsidRPr="00AF2B59">
        <w:rPr>
          <w:rFonts w:ascii="Consolas" w:hAnsi="Consolas" w:cs="Consolas"/>
          <w:color w:val="000000"/>
          <w:sz w:val="22"/>
          <w:szCs w:val="22"/>
          <w:highlight w:val="white"/>
          <w:lang w:eastAsia="ro-RO"/>
        </w:rPr>
        <w:t xml:space="preserve"> (b == </w:t>
      </w:r>
      <w:r w:rsidRPr="00AF2B59">
        <w:rPr>
          <w:rFonts w:ascii="Consolas" w:hAnsi="Consolas" w:cs="Consolas"/>
          <w:color w:val="0000FF"/>
          <w:sz w:val="22"/>
          <w:szCs w:val="22"/>
          <w:highlight w:val="white"/>
          <w:lang w:eastAsia="ro-RO"/>
        </w:rPr>
        <w:t>null</w:t>
      </w:r>
      <w:r w:rsidRPr="00AF2B59">
        <w:rPr>
          <w:rFonts w:ascii="Consolas" w:hAnsi="Consolas" w:cs="Consolas"/>
          <w:color w:val="000000"/>
          <w:sz w:val="22"/>
          <w:szCs w:val="22"/>
          <w:highlight w:val="white"/>
          <w:lang w:eastAsia="ro-RO"/>
        </w:rPr>
        <w:t>)</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2B91AF"/>
          <w:sz w:val="22"/>
          <w:szCs w:val="22"/>
          <w:highlight w:val="white"/>
          <w:lang w:eastAsia="ro-RO"/>
        </w:rPr>
        <w:t>Console</w:t>
      </w:r>
      <w:r w:rsidRPr="00AF2B59">
        <w:rPr>
          <w:rFonts w:ascii="Consolas" w:hAnsi="Consolas" w:cs="Consolas"/>
          <w:color w:val="000000"/>
          <w:sz w:val="22"/>
          <w:szCs w:val="22"/>
          <w:highlight w:val="white"/>
          <w:lang w:eastAsia="ro-RO"/>
        </w:rPr>
        <w:t>.WriteLine(</w:t>
      </w:r>
      <w:r w:rsidRPr="00AF2B59">
        <w:rPr>
          <w:rFonts w:ascii="Consolas" w:hAnsi="Consolas" w:cs="Consolas"/>
          <w:color w:val="A31515"/>
          <w:sz w:val="22"/>
          <w:szCs w:val="22"/>
          <w:highlight w:val="white"/>
          <w:lang w:eastAsia="ro-RO"/>
        </w:rPr>
        <w:t xml:space="preserve">"Valoarea lui b este </w:t>
      </w:r>
      <w:r w:rsidRPr="00AF2B59">
        <w:rPr>
          <w:rFonts w:ascii="Consolas" w:hAnsi="Consolas" w:cs="Consolas"/>
          <w:color w:val="3CB371"/>
          <w:sz w:val="22"/>
          <w:szCs w:val="22"/>
          <w:highlight w:val="white"/>
          <w:lang w:eastAsia="ro-RO"/>
        </w:rPr>
        <w:t>{0}</w:t>
      </w:r>
      <w:r w:rsidRPr="00AF2B59">
        <w:rPr>
          <w:rFonts w:ascii="Consolas" w:hAnsi="Consolas" w:cs="Consolas"/>
          <w:color w:val="A31515"/>
          <w:sz w:val="22"/>
          <w:szCs w:val="22"/>
          <w:highlight w:val="white"/>
          <w:lang w:eastAsia="ro-RO"/>
        </w:rPr>
        <w:t>"</w:t>
      </w:r>
      <w:r w:rsidRPr="00AF2B59">
        <w:rPr>
          <w:rFonts w:ascii="Consolas" w:hAnsi="Consolas" w:cs="Consolas"/>
          <w:color w:val="000000"/>
          <w:sz w:val="22"/>
          <w:szCs w:val="22"/>
          <w:highlight w:val="white"/>
          <w:lang w:eastAsia="ro-RO"/>
        </w:rPr>
        <w:t xml:space="preserve">, </w:t>
      </w:r>
      <w:r w:rsidRPr="00AF2B59">
        <w:rPr>
          <w:rFonts w:ascii="Consolas" w:hAnsi="Consolas" w:cs="Consolas"/>
          <w:color w:val="A31515"/>
          <w:sz w:val="22"/>
          <w:szCs w:val="22"/>
          <w:highlight w:val="white"/>
          <w:lang w:eastAsia="ro-RO"/>
        </w:rPr>
        <w:t>"null"</w:t>
      </w:r>
      <w:r w:rsidRPr="00AF2B59">
        <w:rPr>
          <w:rFonts w:ascii="Consolas" w:hAnsi="Consolas" w:cs="Consolas"/>
          <w:color w:val="000000"/>
          <w:sz w:val="22"/>
          <w:szCs w:val="22"/>
          <w:highlight w:val="white"/>
          <w:lang w:eastAsia="ro-RO"/>
        </w:rPr>
        <w:t>);</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r w:rsidRPr="00AF2B59">
        <w:rPr>
          <w:rFonts w:ascii="Consolas" w:hAnsi="Consolas" w:cs="Consolas"/>
          <w:color w:val="2B91AF"/>
          <w:sz w:val="22"/>
          <w:szCs w:val="22"/>
          <w:highlight w:val="white"/>
          <w:lang w:eastAsia="ro-RO"/>
        </w:rPr>
        <w:t>Console</w:t>
      </w:r>
      <w:r w:rsidRPr="00AF2B59">
        <w:rPr>
          <w:rFonts w:ascii="Consolas" w:hAnsi="Consolas" w:cs="Consolas"/>
          <w:color w:val="000000"/>
          <w:sz w:val="22"/>
          <w:szCs w:val="22"/>
          <w:highlight w:val="white"/>
          <w:lang w:eastAsia="ro-RO"/>
        </w:rPr>
        <w:t>.ReadKey();</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AF2B59" w:rsidRPr="00AF2B59" w:rsidRDefault="00AF2B59" w:rsidP="00AF2B59">
      <w:pPr>
        <w:autoSpaceDE w:val="0"/>
        <w:autoSpaceDN w:val="0"/>
        <w:adjustRightInd w:val="0"/>
        <w:rPr>
          <w:rFonts w:ascii="Consolas" w:hAnsi="Consolas" w:cs="Consolas"/>
          <w:color w:val="000000"/>
          <w:sz w:val="22"/>
          <w:szCs w:val="22"/>
          <w:highlight w:val="white"/>
          <w:lang w:eastAsia="ro-RO"/>
        </w:rPr>
      </w:pPr>
      <w:r w:rsidRPr="00AF2B59">
        <w:rPr>
          <w:rFonts w:ascii="Consolas" w:hAnsi="Consolas" w:cs="Consolas"/>
          <w:color w:val="000000"/>
          <w:sz w:val="22"/>
          <w:szCs w:val="22"/>
          <w:highlight w:val="white"/>
          <w:lang w:eastAsia="ro-RO"/>
        </w:rPr>
        <w:t xml:space="preserve">    }</w:t>
      </w:r>
    </w:p>
    <w:p w:rsidR="00D5169A" w:rsidRPr="00AF2B59" w:rsidRDefault="00AF2B59" w:rsidP="00AF2B59">
      <w:pPr>
        <w:rPr>
          <w:sz w:val="22"/>
          <w:szCs w:val="22"/>
        </w:rPr>
      </w:pPr>
      <w:r w:rsidRPr="00AF2B59">
        <w:rPr>
          <w:rFonts w:ascii="Consolas" w:hAnsi="Consolas" w:cs="Consolas"/>
          <w:color w:val="000000"/>
          <w:sz w:val="22"/>
          <w:szCs w:val="22"/>
          <w:highlight w:val="white"/>
          <w:lang w:eastAsia="ro-RO"/>
        </w:rPr>
        <w:t>}</w:t>
      </w:r>
      <w:r w:rsidRPr="00AF2B59">
        <w:rPr>
          <w:sz w:val="22"/>
          <w:szCs w:val="22"/>
        </w:rPr>
        <w:t xml:space="preserve">  </w:t>
      </w:r>
    </w:p>
    <w:p w:rsidR="00D5169A" w:rsidRDefault="00D5169A" w:rsidP="00F02377"/>
    <w:p w:rsidR="00DC1227" w:rsidRDefault="00DC1227" w:rsidP="00F02377"/>
    <w:p w:rsidR="00C82E99" w:rsidRDefault="00C82E99" w:rsidP="00F02377">
      <w:pPr>
        <w:rPr>
          <w:ins w:id="54" w:author="Constantin Taran" w:date="2016-07-01T20:01:00Z"/>
        </w:rPr>
      </w:pPr>
    </w:p>
    <w:p w:rsidR="00967190" w:rsidRDefault="00967190" w:rsidP="00F02377">
      <w:r>
        <w:lastRenderedPageBreak/>
        <w:t>Programul de mai sus va afișa:</w:t>
      </w:r>
    </w:p>
    <w:p w:rsidR="00DC1227" w:rsidRDefault="00DC1227" w:rsidP="00F02377"/>
    <w:p w:rsidR="00CB3E75" w:rsidRDefault="005C5FA7" w:rsidP="00685A65">
      <w:pPr>
        <w:keepNext/>
        <w:jc w:val="center"/>
      </w:pPr>
      <w:r>
        <w:rPr>
          <w:noProof/>
          <w:lang w:eastAsia="ro-RO"/>
        </w:rPr>
        <w:drawing>
          <wp:inline distT="0" distB="0" distL="0" distR="0" wp14:anchorId="3ECF8BDF" wp14:editId="3B35CD4B">
            <wp:extent cx="4866005" cy="1574165"/>
            <wp:effectExtent l="0" t="0" r="0" b="6985"/>
            <wp:docPr id="679" name="Picture 679" descr="nul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nul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6005" cy="1574165"/>
                    </a:xfrm>
                    <a:prstGeom prst="rect">
                      <a:avLst/>
                    </a:prstGeom>
                    <a:noFill/>
                    <a:ln>
                      <a:noFill/>
                    </a:ln>
                  </pic:spPr>
                </pic:pic>
              </a:graphicData>
            </a:graphic>
          </wp:inline>
        </w:drawing>
      </w:r>
    </w:p>
    <w:p w:rsidR="00DC1227" w:rsidRDefault="00DC1227" w:rsidP="006B29C1">
      <w:pPr>
        <w:pStyle w:val="Caption"/>
      </w:pPr>
      <w:r>
        <w:t xml:space="preserve"> </w:t>
      </w:r>
      <w:r>
        <w:tab/>
      </w:r>
      <w:r>
        <w:tab/>
      </w:r>
      <w:r>
        <w:tab/>
      </w:r>
      <w:r>
        <w:tab/>
      </w:r>
    </w:p>
    <w:p w:rsidR="00271B9A" w:rsidRDefault="00271B9A" w:rsidP="00271B9A">
      <w:pPr>
        <w:pStyle w:val="Caption"/>
      </w:pPr>
      <w:r>
        <w:t xml:space="preserve">Figura  </w:t>
      </w:r>
      <w:r w:rsidR="00A472CD">
        <w:fldChar w:fldCharType="begin"/>
      </w:r>
      <w:r w:rsidR="00A472CD">
        <w:instrText xml:space="preserve"> STYLEREF 1 \s </w:instrText>
      </w:r>
      <w:r w:rsidR="00A472CD">
        <w:fldChar w:fldCharType="separate"/>
      </w:r>
      <w:r w:rsidR="00E92C87">
        <w:rPr>
          <w:noProof/>
        </w:rPr>
        <w:t>1</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12</w:t>
      </w:r>
      <w:r w:rsidR="00A472CD">
        <w:rPr>
          <w:noProof/>
        </w:rPr>
        <w:fldChar w:fldCharType="end"/>
      </w:r>
      <w:r>
        <w:t>. Afișare mesaj</w:t>
      </w:r>
    </w:p>
    <w:p w:rsidR="00CB3E75" w:rsidRDefault="00CB3E75" w:rsidP="00CB3E75"/>
    <w:p w:rsidR="00DC1227" w:rsidRDefault="00DD019F" w:rsidP="00F95AD9">
      <w:pPr>
        <w:pStyle w:val="Heading4"/>
        <w:rPr>
          <w:sz w:val="24"/>
          <w:szCs w:val="24"/>
        </w:rPr>
      </w:pPr>
      <w:r w:rsidRPr="00F95AD9">
        <w:rPr>
          <w:sz w:val="24"/>
          <w:szCs w:val="24"/>
        </w:rPr>
        <w:t>ASEMĂNĂRI ȘI DEOSEBIRI ÎNTRE C++ ȘI C#</w:t>
      </w:r>
    </w:p>
    <w:p w:rsidR="00F95AD9" w:rsidRDefault="00F95AD9" w:rsidP="00F95AD9"/>
    <w:p w:rsidR="00F95AD9" w:rsidRDefault="00271B9A" w:rsidP="00685A65">
      <w:pPr>
        <w:jc w:val="both"/>
      </w:pPr>
      <w:r>
        <w:tab/>
      </w:r>
      <w:r w:rsidR="00F95AD9">
        <w:t>C++ este un limbaj de programare cu capacități atât „high level” cât și „low level”,</w:t>
      </w:r>
      <w:r>
        <w:t xml:space="preserve"> </w:t>
      </w:r>
      <w:r w:rsidR="00F95AD9">
        <w:t>adică permite programare atât OOP cât și lucrul cu adresele de memorie pointeri etc, de aceea el fiind privit ca un limbaj de programare  „mid level”.</w:t>
      </w:r>
    </w:p>
    <w:p w:rsidR="008776AB" w:rsidRDefault="008776AB" w:rsidP="00F95AD9"/>
    <w:p w:rsidR="00F95AD9" w:rsidRDefault="00F95AD9" w:rsidP="00685A65">
      <w:pPr>
        <w:jc w:val="both"/>
      </w:pPr>
      <w:r>
        <w:tab/>
        <w:t>C# este un limbaj modern, simplu, orientat pe obiect, type safe (nu permite declarații care in C++ generează erori de tipul „Acces Violation” ).</w:t>
      </w:r>
    </w:p>
    <w:p w:rsidR="00F95AD9" w:rsidRDefault="00F95AD9" w:rsidP="00F95AD9"/>
    <w:p w:rsidR="00F95AD9" w:rsidRDefault="00F95AD9" w:rsidP="00F95AD9"/>
    <w:p w:rsidR="00F95AD9" w:rsidRDefault="003B5EFA" w:rsidP="00685A65">
      <w:pPr>
        <w:numPr>
          <w:ilvl w:val="0"/>
          <w:numId w:val="12"/>
        </w:numPr>
        <w:jc w:val="both"/>
      </w:pPr>
      <w:r>
        <w:t>În .NET este implementat, ca și în Java de al</w:t>
      </w:r>
      <w:r w:rsidR="008C28EA">
        <w:t xml:space="preserve">tfel, o unealtă numită „Garbage </w:t>
      </w:r>
      <w:r>
        <w:t>Collector” care permite gestionarea automată a memoriei, fără intervenția programatorului pe când in C++ este necesară dealocarea memoriei de către programator folosind operatorii delete sau delete[] direct sau prin folosirea destructorilor.</w:t>
      </w:r>
    </w:p>
    <w:p w:rsidR="003B5EFA" w:rsidRDefault="003B5EFA" w:rsidP="00685A65">
      <w:pPr>
        <w:ind w:left="720"/>
        <w:jc w:val="both"/>
      </w:pPr>
      <w:r>
        <w:t>Destructorii există și în C# dar nu au aceeași eficientă ca cei din C++, ei doar chemând GC,  care oricum nu se execută in acel moment.</w:t>
      </w:r>
    </w:p>
    <w:p w:rsidR="003B5EFA" w:rsidRDefault="003B5EFA" w:rsidP="003B5EFA">
      <w:pPr>
        <w:ind w:firstLine="720"/>
      </w:pPr>
    </w:p>
    <w:p w:rsidR="003B5EFA" w:rsidRDefault="003B5EFA" w:rsidP="00685A65">
      <w:pPr>
        <w:numPr>
          <w:ilvl w:val="0"/>
          <w:numId w:val="12"/>
        </w:numPr>
        <w:jc w:val="both"/>
      </w:pPr>
      <w:r>
        <w:t xml:space="preserve">C# nu are tipuri de date primitive ca C++, tipurile de date fiind structuri. De exemplu tipul int din C# este de fapt un alias al tipului Int32 </w:t>
      </w:r>
      <w:r w:rsidR="009F010F">
        <w:t>din</w:t>
      </w:r>
      <w:r>
        <w:t xml:space="preserve"> Framework, care este o structură ce se alocă pe</w:t>
      </w:r>
      <w:r w:rsidR="00AB0E9F">
        <w:t xml:space="preserve"> stivă</w:t>
      </w:r>
      <w:r w:rsidR="009F010F">
        <w:t xml:space="preserve">. Ca o dovadă se poate vedea că tipul int are metode proprii precum și metode moștenite din clasa Object, clasa de bază a tuturor claselor din C#. </w:t>
      </w:r>
    </w:p>
    <w:p w:rsidR="009F010F" w:rsidRDefault="009F010F" w:rsidP="009F010F">
      <w:pPr>
        <w:rPr>
          <w:sz w:val="22"/>
          <w:szCs w:val="22"/>
        </w:rPr>
      </w:pPr>
    </w:p>
    <w:p w:rsidR="009F010F" w:rsidRPr="00834C6D" w:rsidRDefault="009F010F" w:rsidP="009F010F">
      <w:r w:rsidRPr="00834C6D">
        <w:t>Implementarea tipului Int32:</w:t>
      </w:r>
    </w:p>
    <w:p w:rsidR="00B77C73" w:rsidRDefault="00B77C73" w:rsidP="009F010F">
      <w:pPr>
        <w:rPr>
          <w:noProof/>
          <w:sz w:val="22"/>
          <w:szCs w:val="22"/>
        </w:rPr>
      </w:pPr>
    </w:p>
    <w:p w:rsidR="009F010F" w:rsidRDefault="00B77C73" w:rsidP="009F010F">
      <w:pPr>
        <w:rPr>
          <w:noProof/>
          <w:sz w:val="22"/>
          <w:szCs w:val="22"/>
        </w:rPr>
      </w:pPr>
      <w:r>
        <w:rPr>
          <w:noProof/>
          <w:sz w:val="22"/>
          <w:szCs w:val="22"/>
        </w:rPr>
        <w:t xml:space="preserve"> </w:t>
      </w:r>
      <w:r w:rsidRPr="00B77C73">
        <w:rPr>
          <w:noProof/>
          <w:sz w:val="22"/>
          <w:szCs w:val="22"/>
        </w:rPr>
        <w:t>(Microsoft</w:t>
      </w:r>
      <w:r>
        <w:rPr>
          <w:noProof/>
          <w:sz w:val="22"/>
          <w:szCs w:val="22"/>
        </w:rPr>
        <w:t xml:space="preserve"> Corporation)</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FF"/>
          <w:sz w:val="20"/>
          <w:szCs w:val="20"/>
          <w:highlight w:val="white"/>
          <w:lang w:eastAsia="ro-RO"/>
        </w:rPr>
        <w:t>using</w:t>
      </w:r>
      <w:r w:rsidRPr="00B77C73">
        <w:rPr>
          <w:rFonts w:ascii="Consolas" w:hAnsi="Consolas" w:cs="Consolas"/>
          <w:color w:val="000000"/>
          <w:sz w:val="20"/>
          <w:szCs w:val="20"/>
          <w:highlight w:val="white"/>
          <w:lang w:eastAsia="ro-RO"/>
        </w:rPr>
        <w:t xml:space="preserve"> System.Globalization;</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FF"/>
          <w:sz w:val="20"/>
          <w:szCs w:val="20"/>
          <w:highlight w:val="white"/>
          <w:lang w:eastAsia="ro-RO"/>
        </w:rPr>
        <w:t>using</w:t>
      </w:r>
      <w:r w:rsidRPr="00B77C73">
        <w:rPr>
          <w:rFonts w:ascii="Consolas" w:hAnsi="Consolas" w:cs="Consolas"/>
          <w:color w:val="000000"/>
          <w:sz w:val="20"/>
          <w:szCs w:val="20"/>
          <w:highlight w:val="white"/>
          <w:lang w:eastAsia="ro-RO"/>
        </w:rPr>
        <w:t xml:space="preserve"> System.Runtime;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FF"/>
          <w:sz w:val="20"/>
          <w:szCs w:val="20"/>
          <w:highlight w:val="white"/>
          <w:lang w:eastAsia="ro-RO"/>
        </w:rPr>
        <w:t>using</w:t>
      </w:r>
      <w:r w:rsidRPr="00B77C73">
        <w:rPr>
          <w:rFonts w:ascii="Consolas" w:hAnsi="Consolas" w:cs="Consolas"/>
          <w:color w:val="000000"/>
          <w:sz w:val="20"/>
          <w:szCs w:val="20"/>
          <w:highlight w:val="white"/>
          <w:lang w:eastAsia="ro-RO"/>
        </w:rPr>
        <w:t xml:space="preserve"> System.Runtime.InteropServices;</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FF"/>
          <w:sz w:val="20"/>
          <w:szCs w:val="20"/>
          <w:highlight w:val="white"/>
          <w:lang w:eastAsia="ro-RO"/>
        </w:rPr>
        <w:t>using</w:t>
      </w:r>
      <w:r w:rsidRPr="00B77C73">
        <w:rPr>
          <w:rFonts w:ascii="Consolas" w:hAnsi="Consolas" w:cs="Consolas"/>
          <w:color w:val="000000"/>
          <w:sz w:val="20"/>
          <w:szCs w:val="20"/>
          <w:highlight w:val="white"/>
          <w:lang w:eastAsia="ro-RO"/>
        </w:rPr>
        <w:t xml:space="preserve"> System.Security;</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FF"/>
          <w:sz w:val="20"/>
          <w:szCs w:val="20"/>
          <w:highlight w:val="white"/>
          <w:lang w:eastAsia="ro-RO"/>
        </w:rPr>
        <w:t>namespace</w:t>
      </w:r>
      <w:r w:rsidRPr="00B77C73">
        <w:rPr>
          <w:rFonts w:ascii="Consolas" w:hAnsi="Consolas" w:cs="Consolas"/>
          <w:color w:val="000000"/>
          <w:sz w:val="20"/>
          <w:szCs w:val="20"/>
          <w:highlight w:val="white"/>
          <w:lang w:eastAsia="ro-RO"/>
        </w:rPr>
        <w:t xml:space="preserve"> System</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ComVisible</w:t>
      </w:r>
      <w:r w:rsidRPr="00B77C73">
        <w:rPr>
          <w:rFonts w:ascii="Consolas" w:hAnsi="Consolas" w:cs="Consolas"/>
          <w:color w:val="000000"/>
          <w:sz w:val="20"/>
          <w:szCs w:val="20"/>
          <w:highlight w:val="white"/>
          <w:lang w:eastAsia="ro-RO"/>
        </w:rPr>
        <w:t>(</w:t>
      </w:r>
      <w:r w:rsidRPr="00B77C73">
        <w:rPr>
          <w:rFonts w:ascii="Consolas" w:hAnsi="Consolas" w:cs="Consolas"/>
          <w:color w:val="0000FF"/>
          <w:sz w:val="20"/>
          <w:szCs w:val="20"/>
          <w:highlight w:val="white"/>
          <w:lang w:eastAsia="ro-RO"/>
        </w:rPr>
        <w:t>true</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struct</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 </w:t>
      </w:r>
      <w:r w:rsidRPr="00B77C73">
        <w:rPr>
          <w:rFonts w:ascii="Consolas" w:hAnsi="Consolas" w:cs="Consolas"/>
          <w:color w:val="2B91AF"/>
          <w:sz w:val="20"/>
          <w:szCs w:val="20"/>
          <w:highlight w:val="white"/>
          <w:lang w:eastAsia="ro-RO"/>
        </w:rPr>
        <w:t>IComparable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IFormattable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IConvertible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IComparable</w:t>
      </w:r>
      <w:r w:rsidRPr="00B77C73">
        <w:rPr>
          <w:rFonts w:ascii="Consolas" w:hAnsi="Consolas" w:cs="Consolas"/>
          <w:color w:val="000000"/>
          <w:sz w:val="20"/>
          <w:szCs w:val="20"/>
          <w:highlight w:val="white"/>
          <w:lang w:eastAsia="ro-RO"/>
        </w:rPr>
        <w:t>&lt;</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&gt;, </w:t>
      </w:r>
      <w:r w:rsidRPr="00B77C73">
        <w:rPr>
          <w:rFonts w:ascii="Consolas" w:hAnsi="Consolas" w:cs="Consolas"/>
          <w:color w:val="2B91AF"/>
          <w:sz w:val="20"/>
          <w:szCs w:val="20"/>
          <w:highlight w:val="white"/>
          <w:lang w:eastAsia="ro-RO"/>
        </w:rPr>
        <w:t>IEquatable</w:t>
      </w:r>
      <w:r w:rsidRPr="00B77C73">
        <w:rPr>
          <w:rFonts w:ascii="Consolas" w:hAnsi="Consolas" w:cs="Consolas"/>
          <w:color w:val="000000"/>
          <w:sz w:val="20"/>
          <w:szCs w:val="20"/>
          <w:highlight w:val="white"/>
          <w:lang w:eastAsia="ro-RO"/>
        </w:rPr>
        <w:t>&lt;</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&gt;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p>
    <w:p w:rsidR="00B77C73" w:rsidRPr="00B77C73" w:rsidRDefault="00B77C73" w:rsidP="00B77C73">
      <w:pPr>
        <w:autoSpaceDE w:val="0"/>
        <w:autoSpaceDN w:val="0"/>
        <w:adjustRightInd w:val="0"/>
        <w:rPr>
          <w:rFonts w:ascii="Consolas" w:hAnsi="Consolas" w:cs="Consolas"/>
          <w:color w:val="008000"/>
          <w:sz w:val="20"/>
          <w:szCs w:val="20"/>
          <w:lang w:eastAsia="ro-RO"/>
        </w:rPr>
      </w:pPr>
      <w:r w:rsidRPr="00B77C73">
        <w:rPr>
          <w:rFonts w:ascii="Consolas" w:hAnsi="Consolas" w:cs="Consolas"/>
          <w:color w:val="000000"/>
          <w:sz w:val="20"/>
          <w:szCs w:val="20"/>
          <w:highlight w:val="white"/>
          <w:lang w:eastAsia="ro-RO"/>
        </w:rPr>
        <w:t xml:space="preserve">        </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lastRenderedPageBreak/>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const</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MaxValue = 2147483647;</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const</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MinValue = -2147483648;</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 </w:t>
      </w:r>
      <w:r w:rsidRPr="00B77C73">
        <w:rPr>
          <w:rFonts w:ascii="Consolas" w:hAnsi="Consolas" w:cs="Consolas"/>
          <w:color w:val="2B91AF"/>
          <w:sz w:val="20"/>
          <w:szCs w:val="20"/>
          <w:highlight w:val="white"/>
          <w:lang w:eastAsia="ro-RO"/>
        </w:rPr>
        <w:t>IFormatProvider</w:t>
      </w:r>
      <w:r w:rsidRPr="00B77C73">
        <w:rPr>
          <w:rFonts w:ascii="Consolas" w:hAnsi="Consolas" w:cs="Consolas"/>
          <w:color w:val="000000"/>
          <w:sz w:val="20"/>
          <w:szCs w:val="20"/>
          <w:highlight w:val="white"/>
          <w:lang w:eastAsia="ro-RO"/>
        </w:rPr>
        <w:t xml:space="preserve"> provider);</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 </w:t>
      </w:r>
      <w:r w:rsidRPr="00B77C73">
        <w:rPr>
          <w:rFonts w:ascii="Consolas" w:hAnsi="Consolas" w:cs="Consolas"/>
          <w:color w:val="2B91AF"/>
          <w:sz w:val="20"/>
          <w:szCs w:val="20"/>
          <w:highlight w:val="white"/>
          <w:lang w:eastAsia="ro-RO"/>
        </w:rPr>
        <w:t>NumberStyles</w:t>
      </w:r>
      <w:r w:rsidRPr="00B77C73">
        <w:rPr>
          <w:rFonts w:ascii="Consolas" w:hAnsi="Consolas" w:cs="Consolas"/>
          <w:color w:val="000000"/>
          <w:sz w:val="20"/>
          <w:szCs w:val="20"/>
          <w:highlight w:val="white"/>
          <w:lang w:eastAsia="ro-RO"/>
        </w:rPr>
        <w:t xml:space="preserve"> style);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 </w:t>
      </w:r>
      <w:r w:rsidRPr="00B77C73">
        <w:rPr>
          <w:rFonts w:ascii="Consolas" w:hAnsi="Consolas" w:cs="Consolas"/>
          <w:color w:val="2B91AF"/>
          <w:sz w:val="20"/>
          <w:szCs w:val="20"/>
          <w:highlight w:val="white"/>
          <w:lang w:eastAsia="ro-RO"/>
        </w:rPr>
        <w:t>NumberStyles</w:t>
      </w:r>
      <w:r w:rsidRPr="00B77C73">
        <w:rPr>
          <w:rFonts w:ascii="Consolas" w:hAnsi="Consolas" w:cs="Consolas"/>
          <w:color w:val="000000"/>
          <w:sz w:val="20"/>
          <w:szCs w:val="20"/>
          <w:highlight w:val="white"/>
          <w:lang w:eastAsia="ro-RO"/>
        </w:rPr>
        <w:t xml:space="preserve"> style, </w:t>
      </w:r>
      <w:r w:rsidRPr="00B77C73">
        <w:rPr>
          <w:rFonts w:ascii="Consolas" w:hAnsi="Consolas" w:cs="Consolas"/>
          <w:color w:val="2B91AF"/>
          <w:sz w:val="20"/>
          <w:szCs w:val="20"/>
          <w:highlight w:val="white"/>
          <w:lang w:eastAsia="ro-RO"/>
        </w:rPr>
        <w:t>IFormatProvider</w:t>
      </w:r>
      <w:r w:rsidRPr="00B77C73">
        <w:rPr>
          <w:rFonts w:ascii="Consolas" w:hAnsi="Consolas" w:cs="Consolas"/>
          <w:color w:val="000000"/>
          <w:sz w:val="20"/>
          <w:szCs w:val="20"/>
          <w:highlight w:val="white"/>
          <w:lang w:eastAsia="ro-RO"/>
        </w:rPr>
        <w:t xml:space="preserve"> provider);</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bool</w:t>
      </w:r>
      <w:r w:rsidRPr="00B77C73">
        <w:rPr>
          <w:rFonts w:ascii="Consolas" w:hAnsi="Consolas" w:cs="Consolas"/>
          <w:color w:val="000000"/>
          <w:sz w:val="20"/>
          <w:szCs w:val="20"/>
          <w:highlight w:val="white"/>
          <w:lang w:eastAsia="ro-RO"/>
        </w:rPr>
        <w:t xml:space="preserve"> TryParse(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 </w:t>
      </w:r>
      <w:r w:rsidRPr="00B77C73">
        <w:rPr>
          <w:rFonts w:ascii="Consolas" w:hAnsi="Consolas" w:cs="Consolas"/>
          <w:color w:val="0000FF"/>
          <w:sz w:val="20"/>
          <w:szCs w:val="20"/>
          <w:highlight w:val="white"/>
          <w:lang w:eastAsia="ro-RO"/>
        </w:rPr>
        <w:t>out</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result);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static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bool</w:t>
      </w:r>
      <w:r w:rsidRPr="00B77C73">
        <w:rPr>
          <w:rFonts w:ascii="Consolas" w:hAnsi="Consolas" w:cs="Consolas"/>
          <w:color w:val="000000"/>
          <w:sz w:val="20"/>
          <w:szCs w:val="20"/>
          <w:highlight w:val="white"/>
          <w:lang w:eastAsia="ro-RO"/>
        </w:rPr>
        <w:t xml:space="preserve"> TryParse(</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s, </w:t>
      </w:r>
      <w:r w:rsidRPr="00B77C73">
        <w:rPr>
          <w:rFonts w:ascii="Consolas" w:hAnsi="Consolas" w:cs="Consolas"/>
          <w:color w:val="2B91AF"/>
          <w:sz w:val="20"/>
          <w:szCs w:val="20"/>
          <w:highlight w:val="white"/>
          <w:lang w:eastAsia="ro-RO"/>
        </w:rPr>
        <w:t>NumberStyles</w:t>
      </w:r>
      <w:r w:rsidRPr="00B77C73">
        <w:rPr>
          <w:rFonts w:ascii="Consolas" w:hAnsi="Consolas" w:cs="Consolas"/>
          <w:color w:val="000000"/>
          <w:sz w:val="20"/>
          <w:szCs w:val="20"/>
          <w:highlight w:val="white"/>
          <w:lang w:eastAsia="ro-RO"/>
        </w:rPr>
        <w:t xml:space="preserve"> style, </w:t>
      </w:r>
      <w:r w:rsidRPr="00B77C73">
        <w:rPr>
          <w:rFonts w:ascii="Consolas" w:hAnsi="Consolas" w:cs="Consolas"/>
          <w:color w:val="2B91AF"/>
          <w:sz w:val="20"/>
          <w:szCs w:val="20"/>
          <w:highlight w:val="white"/>
          <w:lang w:eastAsia="ro-RO"/>
        </w:rPr>
        <w:t>IFormatProvider</w:t>
      </w:r>
      <w:r w:rsidRPr="00B77C73">
        <w:rPr>
          <w:rFonts w:ascii="Consolas" w:hAnsi="Consolas" w:cs="Consolas"/>
          <w:color w:val="000000"/>
          <w:sz w:val="20"/>
          <w:szCs w:val="20"/>
          <w:highlight w:val="white"/>
          <w:lang w:eastAsia="ro-RO"/>
        </w:rPr>
        <w:t xml:space="preserve"> provider, </w:t>
      </w:r>
      <w:r w:rsidRPr="00B77C73">
        <w:rPr>
          <w:rFonts w:ascii="Consolas" w:hAnsi="Consolas" w:cs="Consolas"/>
          <w:color w:val="0000FF"/>
          <w:sz w:val="20"/>
          <w:szCs w:val="20"/>
          <w:highlight w:val="white"/>
          <w:lang w:eastAsia="ro-RO"/>
        </w:rPr>
        <w:t>out</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result);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CompareTo(</w:t>
      </w:r>
      <w:r w:rsidRPr="00B77C73">
        <w:rPr>
          <w:rFonts w:ascii="Consolas" w:hAnsi="Consolas" w:cs="Consolas"/>
          <w:color w:val="0000FF"/>
          <w:sz w:val="20"/>
          <w:szCs w:val="20"/>
          <w:highlight w:val="white"/>
          <w:lang w:eastAsia="ro-RO"/>
        </w:rPr>
        <w:t>object</w:t>
      </w:r>
      <w:r w:rsidRPr="00B77C73">
        <w:rPr>
          <w:rFonts w:ascii="Consolas" w:hAnsi="Consolas" w:cs="Consolas"/>
          <w:color w:val="000000"/>
          <w:sz w:val="20"/>
          <w:szCs w:val="20"/>
          <w:highlight w:val="white"/>
          <w:lang w:eastAsia="ro-RO"/>
        </w:rPr>
        <w:t xml:space="preserve"> value);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CompareTo(</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value);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override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bool</w:t>
      </w:r>
      <w:r w:rsidRPr="00B77C73">
        <w:rPr>
          <w:rFonts w:ascii="Consolas" w:hAnsi="Consolas" w:cs="Consolas"/>
          <w:color w:val="000000"/>
          <w:sz w:val="20"/>
          <w:szCs w:val="20"/>
          <w:highlight w:val="white"/>
          <w:lang w:eastAsia="ro-RO"/>
        </w:rPr>
        <w:t xml:space="preserve"> Equals(</w:t>
      </w:r>
      <w:r w:rsidRPr="00B77C73">
        <w:rPr>
          <w:rFonts w:ascii="Consolas" w:hAnsi="Consolas" w:cs="Consolas"/>
          <w:color w:val="0000FF"/>
          <w:sz w:val="20"/>
          <w:szCs w:val="20"/>
          <w:highlight w:val="white"/>
          <w:lang w:eastAsia="ro-RO"/>
        </w:rPr>
        <w:t>object</w:t>
      </w:r>
      <w:r w:rsidRPr="00B77C73">
        <w:rPr>
          <w:rFonts w:ascii="Consolas" w:hAnsi="Consolas" w:cs="Consolas"/>
          <w:color w:val="000000"/>
          <w:sz w:val="20"/>
          <w:szCs w:val="20"/>
          <w:highlight w:val="white"/>
          <w:lang w:eastAsia="ro-RO"/>
        </w:rPr>
        <w:t xml:space="preserve"> obj);</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bool</w:t>
      </w:r>
      <w:r w:rsidRPr="00B77C73">
        <w:rPr>
          <w:rFonts w:ascii="Consolas" w:hAnsi="Consolas" w:cs="Consolas"/>
          <w:color w:val="000000"/>
          <w:sz w:val="20"/>
          <w:szCs w:val="20"/>
          <w:highlight w:val="white"/>
          <w:lang w:eastAsia="ro-RO"/>
        </w:rPr>
        <w:t xml:space="preserve"> Equals(</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obj);</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override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Int32</w:t>
      </w:r>
      <w:r w:rsidRPr="00B77C73">
        <w:rPr>
          <w:rFonts w:ascii="Consolas" w:hAnsi="Consolas" w:cs="Consolas"/>
          <w:color w:val="000000"/>
          <w:sz w:val="20"/>
          <w:szCs w:val="20"/>
          <w:highlight w:val="white"/>
          <w:lang w:eastAsia="ro-RO"/>
        </w:rPr>
        <w:t xml:space="preserve"> GetHashCode();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TypeCode</w:t>
      </w:r>
      <w:r w:rsidRPr="00B77C73">
        <w:rPr>
          <w:rFonts w:ascii="Consolas" w:hAnsi="Consolas" w:cs="Consolas"/>
          <w:color w:val="000000"/>
          <w:sz w:val="20"/>
          <w:szCs w:val="20"/>
          <w:highlight w:val="white"/>
          <w:lang w:eastAsia="ro-RO"/>
        </w:rPr>
        <w:t xml:space="preserve"> GetTypeCode();</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SecuritySafeCritical</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override</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ToString();</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SecuritySafeCritical</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ToString(</w:t>
      </w:r>
      <w:r w:rsidRPr="00B77C73">
        <w:rPr>
          <w:rFonts w:ascii="Consolas" w:hAnsi="Consolas" w:cs="Consolas"/>
          <w:color w:val="2B91AF"/>
          <w:sz w:val="20"/>
          <w:szCs w:val="20"/>
          <w:highlight w:val="white"/>
          <w:lang w:eastAsia="ro-RO"/>
        </w:rPr>
        <w:t>IFormatProvider</w:t>
      </w:r>
      <w:r w:rsidRPr="00B77C73">
        <w:rPr>
          <w:rFonts w:ascii="Consolas" w:hAnsi="Consolas" w:cs="Consolas"/>
          <w:color w:val="000000"/>
          <w:sz w:val="20"/>
          <w:szCs w:val="20"/>
          <w:highlight w:val="white"/>
          <w:lang w:eastAsia="ro-RO"/>
        </w:rPr>
        <w:t xml:space="preserve"> provider);</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SecuritySafeCritical</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TargetedPatchingOptOut</w:t>
      </w:r>
      <w:r w:rsidRPr="00B77C73">
        <w:rPr>
          <w:rFonts w:ascii="Consolas" w:hAnsi="Consolas" w:cs="Consolas"/>
          <w:color w:val="000000"/>
          <w:sz w:val="20"/>
          <w:szCs w:val="20"/>
          <w:highlight w:val="white"/>
          <w:lang w:eastAsia="ro-RO"/>
        </w:rPr>
        <w:t>(</w:t>
      </w:r>
      <w:r w:rsidRPr="00B77C73">
        <w:rPr>
          <w:rFonts w:ascii="Consolas" w:hAnsi="Consolas" w:cs="Consolas"/>
          <w:color w:val="A31515"/>
          <w:sz w:val="20"/>
          <w:szCs w:val="20"/>
          <w:highlight w:val="white"/>
          <w:lang w:eastAsia="ro-RO"/>
        </w:rPr>
        <w:t>"Performance critical to inline across NGen image boundaries"</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ToString(</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format);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2B91AF"/>
          <w:sz w:val="20"/>
          <w:szCs w:val="20"/>
          <w:highlight w:val="white"/>
          <w:lang w:eastAsia="ro-RO"/>
        </w:rPr>
        <w:t>SecuritySafeCritical</w:t>
      </w:r>
      <w:r w:rsidRPr="00B77C73">
        <w:rPr>
          <w:rFonts w:ascii="Consolas" w:hAnsi="Consolas" w:cs="Consolas"/>
          <w:color w:val="000000"/>
          <w:sz w:val="20"/>
          <w:szCs w:val="20"/>
          <w:highlight w:val="white"/>
          <w:lang w:eastAsia="ro-RO"/>
        </w:rPr>
        <w:t>]</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public</w:t>
      </w:r>
      <w:r w:rsidRPr="00B77C73">
        <w:rPr>
          <w:rFonts w:ascii="Consolas" w:hAnsi="Consolas" w:cs="Consolas"/>
          <w:color w:val="000000"/>
          <w:sz w:val="20"/>
          <w:szCs w:val="20"/>
          <w:highlight w:val="white"/>
          <w:lang w:eastAsia="ro-RO"/>
        </w:rPr>
        <w:t xml:space="preserve"> </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ToString(</w:t>
      </w:r>
      <w:r w:rsidRPr="00B77C73">
        <w:rPr>
          <w:rFonts w:ascii="Consolas" w:hAnsi="Consolas" w:cs="Consolas"/>
          <w:color w:val="0000FF"/>
          <w:sz w:val="20"/>
          <w:szCs w:val="20"/>
          <w:highlight w:val="white"/>
          <w:lang w:eastAsia="ro-RO"/>
        </w:rPr>
        <w:t>string</w:t>
      </w:r>
      <w:r w:rsidRPr="00B77C73">
        <w:rPr>
          <w:rFonts w:ascii="Consolas" w:hAnsi="Consolas" w:cs="Consolas"/>
          <w:color w:val="000000"/>
          <w:sz w:val="20"/>
          <w:szCs w:val="20"/>
          <w:highlight w:val="white"/>
          <w:lang w:eastAsia="ro-RO"/>
        </w:rPr>
        <w:t xml:space="preserve"> format, </w:t>
      </w:r>
      <w:r w:rsidRPr="00B77C73">
        <w:rPr>
          <w:rFonts w:ascii="Consolas" w:hAnsi="Consolas" w:cs="Consolas"/>
          <w:color w:val="2B91AF"/>
          <w:sz w:val="20"/>
          <w:szCs w:val="20"/>
          <w:highlight w:val="white"/>
          <w:lang w:eastAsia="ro-RO"/>
        </w:rPr>
        <w:t>IFormatProvider</w:t>
      </w:r>
      <w:r w:rsidRPr="00B77C73">
        <w:rPr>
          <w:rFonts w:ascii="Consolas" w:hAnsi="Consolas" w:cs="Consolas"/>
          <w:color w:val="000000"/>
          <w:sz w:val="20"/>
          <w:szCs w:val="20"/>
          <w:highlight w:val="white"/>
          <w:lang w:eastAsia="ro-RO"/>
        </w:rPr>
        <w:t xml:space="preserve"> provider);</w:t>
      </w:r>
    </w:p>
    <w:p w:rsidR="00B77C73" w:rsidRPr="00B77C73" w:rsidRDefault="00B77C73" w:rsidP="00B77C73">
      <w:pPr>
        <w:autoSpaceDE w:val="0"/>
        <w:autoSpaceDN w:val="0"/>
        <w:adjustRightInd w:val="0"/>
        <w:rPr>
          <w:rFonts w:ascii="Consolas" w:hAnsi="Consolas" w:cs="Consolas"/>
          <w:color w:val="000000"/>
          <w:sz w:val="20"/>
          <w:szCs w:val="20"/>
          <w:highlight w:val="white"/>
          <w:lang w:eastAsia="ro-RO"/>
        </w:rPr>
      </w:pPr>
      <w:r w:rsidRPr="00B77C73">
        <w:rPr>
          <w:rFonts w:ascii="Consolas" w:hAnsi="Consolas" w:cs="Consolas"/>
          <w:color w:val="000000"/>
          <w:sz w:val="20"/>
          <w:szCs w:val="20"/>
          <w:highlight w:val="white"/>
          <w:lang w:eastAsia="ro-RO"/>
        </w:rPr>
        <w:t xml:space="preserve">    }</w:t>
      </w:r>
    </w:p>
    <w:p w:rsidR="00B77C73" w:rsidRPr="00B77C73" w:rsidRDefault="00B77C73" w:rsidP="00B77C73">
      <w:pPr>
        <w:rPr>
          <w:sz w:val="20"/>
          <w:szCs w:val="20"/>
        </w:rPr>
      </w:pPr>
      <w:r w:rsidRPr="00B77C73">
        <w:rPr>
          <w:rFonts w:ascii="Consolas" w:hAnsi="Consolas" w:cs="Consolas"/>
          <w:color w:val="000000"/>
          <w:sz w:val="20"/>
          <w:szCs w:val="20"/>
          <w:highlight w:val="white"/>
          <w:lang w:eastAsia="ro-RO"/>
        </w:rPr>
        <w:t>}</w:t>
      </w:r>
    </w:p>
    <w:p w:rsidR="00B77C73" w:rsidRDefault="00B77C73" w:rsidP="009F010F">
      <w:pPr>
        <w:rPr>
          <w:sz w:val="22"/>
          <w:szCs w:val="22"/>
        </w:rPr>
      </w:pPr>
    </w:p>
    <w:p w:rsidR="00B77C73" w:rsidRPr="00834C6D" w:rsidRDefault="00B77C73" w:rsidP="00685A65">
      <w:pPr>
        <w:numPr>
          <w:ilvl w:val="0"/>
          <w:numId w:val="12"/>
        </w:numPr>
        <w:jc w:val="both"/>
      </w:pPr>
      <w:r w:rsidRPr="00834C6D">
        <w:t>În C++ un tablou (array) este doar un pointer pe când in C# tablourile sunt obiecte care includ metode și proprietăți. Totodată există și diferențe de sintaxă:</w:t>
      </w:r>
    </w:p>
    <w:p w:rsidR="00B77C73" w:rsidRPr="00B77C73" w:rsidRDefault="00B77C73" w:rsidP="00B77C73">
      <w:pPr>
        <w:numPr>
          <w:ilvl w:val="0"/>
          <w:numId w:val="11"/>
        </w:numPr>
        <w:rPr>
          <w:sz w:val="22"/>
          <w:szCs w:val="22"/>
        </w:rPr>
      </w:pPr>
      <w:r>
        <w:rPr>
          <w:sz w:val="22"/>
          <w:szCs w:val="22"/>
        </w:rPr>
        <w:t xml:space="preserve">în C++ </w:t>
      </w:r>
      <w:r w:rsidRPr="00B77C73">
        <w:rPr>
          <w:rFonts w:ascii="Consolas" w:hAnsi="Consolas" w:cs="Consolas"/>
          <w:color w:val="0000FF"/>
          <w:sz w:val="20"/>
          <w:szCs w:val="20"/>
          <w:highlight w:val="white"/>
          <w:lang w:eastAsia="ro-RO"/>
        </w:rPr>
        <w:t xml:space="preserve">int </w:t>
      </w:r>
      <w:r w:rsidRPr="00B77C73">
        <w:rPr>
          <w:rFonts w:ascii="Consolas" w:hAnsi="Consolas" w:cs="Consolas"/>
          <w:color w:val="000000"/>
          <w:sz w:val="20"/>
          <w:szCs w:val="20"/>
          <w:highlight w:val="white"/>
          <w:lang w:eastAsia="ro-RO"/>
        </w:rPr>
        <w:t>a[]</w:t>
      </w:r>
      <w:r>
        <w:rPr>
          <w:rFonts w:ascii="Consolas" w:hAnsi="Consolas" w:cs="Consolas"/>
          <w:color w:val="000000"/>
          <w:sz w:val="20"/>
          <w:szCs w:val="20"/>
          <w:lang w:eastAsia="ro-RO"/>
        </w:rPr>
        <w:t xml:space="preserve"> </w:t>
      </w:r>
    </w:p>
    <w:p w:rsidR="00B77C73" w:rsidRPr="00B77C73" w:rsidRDefault="00B77C73" w:rsidP="00B77C73">
      <w:pPr>
        <w:numPr>
          <w:ilvl w:val="0"/>
          <w:numId w:val="11"/>
        </w:numPr>
        <w:rPr>
          <w:sz w:val="22"/>
          <w:szCs w:val="22"/>
        </w:rPr>
      </w:pPr>
      <w:r w:rsidRPr="00B77C73">
        <w:rPr>
          <w:sz w:val="22"/>
          <w:szCs w:val="22"/>
        </w:rPr>
        <w:t xml:space="preserve"> </w:t>
      </w:r>
      <w:r>
        <w:rPr>
          <w:sz w:val="22"/>
          <w:szCs w:val="22"/>
        </w:rPr>
        <w:t>î</w:t>
      </w:r>
      <w:r w:rsidRPr="00B77C73">
        <w:rPr>
          <w:sz w:val="22"/>
          <w:szCs w:val="22"/>
        </w:rPr>
        <w:t>n C#</w:t>
      </w:r>
      <w:r>
        <w:rPr>
          <w:rFonts w:ascii="Consolas" w:hAnsi="Consolas" w:cs="Consolas"/>
          <w:color w:val="000000"/>
          <w:sz w:val="20"/>
          <w:szCs w:val="20"/>
          <w:lang w:eastAsia="ro-RO"/>
        </w:rPr>
        <w:t xml:space="preserve"> </w:t>
      </w:r>
      <w:r w:rsidRPr="00B77C73">
        <w:rPr>
          <w:rFonts w:ascii="Consolas" w:hAnsi="Consolas" w:cs="Consolas"/>
          <w:color w:val="0000FF"/>
          <w:sz w:val="20"/>
          <w:szCs w:val="20"/>
          <w:highlight w:val="white"/>
          <w:lang w:eastAsia="ro-RO"/>
        </w:rPr>
        <w:t>int</w:t>
      </w:r>
      <w:r w:rsidRPr="00B77C73">
        <w:rPr>
          <w:rFonts w:ascii="Consolas" w:hAnsi="Consolas" w:cs="Consolas"/>
          <w:color w:val="000000"/>
          <w:sz w:val="20"/>
          <w:szCs w:val="20"/>
          <w:highlight w:val="white"/>
          <w:lang w:eastAsia="ro-RO"/>
        </w:rPr>
        <w:t>[]</w:t>
      </w:r>
      <w:r>
        <w:rPr>
          <w:rFonts w:ascii="Consolas" w:hAnsi="Consolas" w:cs="Consolas"/>
          <w:color w:val="0000FF"/>
          <w:sz w:val="20"/>
          <w:szCs w:val="20"/>
          <w:highlight w:val="white"/>
          <w:lang w:eastAsia="ro-RO"/>
        </w:rPr>
        <w:t xml:space="preserve"> </w:t>
      </w:r>
      <w:r w:rsidRPr="00B77C73">
        <w:rPr>
          <w:rFonts w:ascii="Consolas" w:hAnsi="Consolas" w:cs="Consolas"/>
          <w:color w:val="000000"/>
          <w:sz w:val="20"/>
          <w:szCs w:val="20"/>
          <w:highlight w:val="white"/>
          <w:lang w:eastAsia="ro-RO"/>
        </w:rPr>
        <w:t>a</w:t>
      </w:r>
    </w:p>
    <w:p w:rsidR="00B77C73" w:rsidRDefault="00B77C73" w:rsidP="00B77C73">
      <w:pPr>
        <w:rPr>
          <w:sz w:val="22"/>
          <w:szCs w:val="22"/>
        </w:rPr>
      </w:pPr>
    </w:p>
    <w:p w:rsidR="0023261A" w:rsidRPr="00834C6D" w:rsidRDefault="0023261A" w:rsidP="00685A65">
      <w:pPr>
        <w:numPr>
          <w:ilvl w:val="0"/>
          <w:numId w:val="12"/>
        </w:numPr>
        <w:jc w:val="both"/>
      </w:pPr>
      <w:r w:rsidRPr="00834C6D">
        <w:t>În C# pointerii sunt permiși, dar doar în modul „unsafe”</w:t>
      </w:r>
      <w:r w:rsidR="004326DA" w:rsidRPr="00834C6D">
        <w:t>.  Poate fi declarată o singură metodă ca unsafe sau tot proiectul.</w:t>
      </w:r>
    </w:p>
    <w:p w:rsidR="004326DA" w:rsidRPr="00834C6D" w:rsidRDefault="004326DA" w:rsidP="004326DA">
      <w:pPr>
        <w:ind w:firstLine="720"/>
      </w:pPr>
    </w:p>
    <w:p w:rsidR="004326DA" w:rsidRPr="00834C6D" w:rsidRDefault="004326DA" w:rsidP="00685A65">
      <w:pPr>
        <w:numPr>
          <w:ilvl w:val="0"/>
          <w:numId w:val="12"/>
        </w:numPr>
        <w:jc w:val="both"/>
      </w:pPr>
      <w:r w:rsidRPr="00834C6D">
        <w:t>În C# metoda main() din C++ este declarată astfel Main() și întotdeauna este de tip static. Totodată diferă și argumentele din linia de comandă.</w:t>
      </w:r>
    </w:p>
    <w:p w:rsidR="004326DA" w:rsidRPr="00834C6D" w:rsidRDefault="004326DA" w:rsidP="004326DA">
      <w:pPr>
        <w:ind w:firstLine="720"/>
      </w:pPr>
    </w:p>
    <w:p w:rsidR="004326DA" w:rsidRPr="00834C6D" w:rsidRDefault="004326DA" w:rsidP="00685A65">
      <w:pPr>
        <w:numPr>
          <w:ilvl w:val="0"/>
          <w:numId w:val="12"/>
        </w:numPr>
        <w:jc w:val="both"/>
      </w:pPr>
      <w:r w:rsidRPr="00834C6D">
        <w:t>În C# toate variabilele si metodele trebuie să fie conținute de o clasă sau structură iar variabilele globale existente în C++ nu există</w:t>
      </w:r>
      <w:r w:rsidR="002B128F" w:rsidRPr="00834C6D">
        <w:t xml:space="preserve"> in C#</w:t>
      </w:r>
      <w:r w:rsidRPr="00834C6D">
        <w:t>.</w:t>
      </w:r>
    </w:p>
    <w:p w:rsidR="002B128F" w:rsidRPr="00834C6D" w:rsidRDefault="002B128F" w:rsidP="004326DA">
      <w:pPr>
        <w:ind w:firstLine="720"/>
      </w:pPr>
    </w:p>
    <w:p w:rsidR="002B128F" w:rsidRPr="00834C6D" w:rsidRDefault="002B128F" w:rsidP="00685A65">
      <w:pPr>
        <w:numPr>
          <w:ilvl w:val="0"/>
          <w:numId w:val="12"/>
        </w:numPr>
        <w:jc w:val="both"/>
      </w:pPr>
      <w:r w:rsidRPr="00834C6D">
        <w:t>C# suportă operatori noi cum sunt is , as,  typeof, iar supraîncărcarea operatorilor se face diferit.</w:t>
      </w:r>
    </w:p>
    <w:p w:rsidR="004326DA" w:rsidRPr="00834C6D" w:rsidRDefault="004326DA" w:rsidP="004326DA">
      <w:pPr>
        <w:ind w:firstLine="720"/>
      </w:pPr>
    </w:p>
    <w:p w:rsidR="002B128F" w:rsidRPr="00834C6D" w:rsidRDefault="002B128F" w:rsidP="00685A65">
      <w:pPr>
        <w:numPr>
          <w:ilvl w:val="0"/>
          <w:numId w:val="12"/>
        </w:numPr>
        <w:jc w:val="both"/>
      </w:pPr>
      <w:r w:rsidRPr="00834C6D">
        <w:t>Pe lângă instrucțiunile if/else,  while, for , care sunt la fel ca în C++, la instrucțiunea switch trebuie să  se pună obligatoriu brake după fiecare case. Totodată C# mai conține si instrucțiunea foreach pentru parcurgerea colecțiilor instrucțiune care a apărut mai nou și in C++ 11.</w:t>
      </w:r>
    </w:p>
    <w:p w:rsidR="0009514C" w:rsidRDefault="0009514C" w:rsidP="002B128F">
      <w:pPr>
        <w:rPr>
          <w:sz w:val="22"/>
          <w:szCs w:val="22"/>
        </w:rPr>
      </w:pPr>
    </w:p>
    <w:p w:rsidR="002B128F" w:rsidRDefault="002B128F" w:rsidP="002B128F">
      <w:pPr>
        <w:rPr>
          <w:sz w:val="22"/>
          <w:szCs w:val="22"/>
        </w:rPr>
      </w:pPr>
      <w:r>
        <w:rPr>
          <w:sz w:val="22"/>
          <w:szCs w:val="22"/>
        </w:rPr>
        <w:t>ex.</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FF"/>
          <w:sz w:val="20"/>
          <w:szCs w:val="20"/>
          <w:highlight w:val="white"/>
          <w:lang w:eastAsia="ro-RO"/>
        </w:rPr>
        <w:t>using</w:t>
      </w:r>
      <w:r w:rsidRPr="002B128F">
        <w:rPr>
          <w:rFonts w:ascii="Consolas" w:hAnsi="Consolas" w:cs="Consolas"/>
          <w:color w:val="000000"/>
          <w:sz w:val="20"/>
          <w:szCs w:val="20"/>
          <w:highlight w:val="white"/>
          <w:lang w:eastAsia="ro-RO"/>
        </w:rPr>
        <w:t xml:space="preserve"> System;</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FF"/>
          <w:sz w:val="20"/>
          <w:szCs w:val="20"/>
          <w:highlight w:val="white"/>
          <w:lang w:eastAsia="ro-RO"/>
        </w:rPr>
        <w:t>namespace</w:t>
      </w:r>
      <w:r w:rsidRPr="002B128F">
        <w:rPr>
          <w:rFonts w:ascii="Consolas" w:hAnsi="Consolas" w:cs="Consolas"/>
          <w:color w:val="000000"/>
          <w:sz w:val="20"/>
          <w:szCs w:val="20"/>
          <w:highlight w:val="white"/>
          <w:lang w:eastAsia="ro-RO"/>
        </w:rPr>
        <w:t xml:space="preserve"> ConsoleApplication1</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class</w:t>
      </w:r>
      <w:r w:rsidRPr="002B128F">
        <w:rPr>
          <w:rFonts w:ascii="Consolas" w:hAnsi="Consolas" w:cs="Consolas"/>
          <w:color w:val="000000"/>
          <w:sz w:val="20"/>
          <w:szCs w:val="20"/>
          <w:highlight w:val="white"/>
          <w:lang w:eastAsia="ro-RO"/>
        </w:rPr>
        <w:t xml:space="preserve"> </w:t>
      </w:r>
      <w:r w:rsidRPr="002B128F">
        <w:rPr>
          <w:rFonts w:ascii="Consolas" w:hAnsi="Consolas" w:cs="Consolas"/>
          <w:color w:val="2B91AF"/>
          <w:sz w:val="20"/>
          <w:szCs w:val="20"/>
          <w:highlight w:val="white"/>
          <w:lang w:eastAsia="ro-RO"/>
        </w:rPr>
        <w:t>Program</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static</w:t>
      </w: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void</w:t>
      </w:r>
      <w:r w:rsidRPr="002B128F">
        <w:rPr>
          <w:rFonts w:ascii="Consolas" w:hAnsi="Consolas" w:cs="Consolas"/>
          <w:color w:val="000000"/>
          <w:sz w:val="20"/>
          <w:szCs w:val="20"/>
          <w:highlight w:val="white"/>
          <w:lang w:eastAsia="ro-RO"/>
        </w:rPr>
        <w:t xml:space="preserve"> Main(</w:t>
      </w:r>
      <w:r w:rsidRPr="002B128F">
        <w:rPr>
          <w:rFonts w:ascii="Consolas" w:hAnsi="Consolas" w:cs="Consolas"/>
          <w:color w:val="0000FF"/>
          <w:sz w:val="20"/>
          <w:szCs w:val="20"/>
          <w:highlight w:val="white"/>
          <w:lang w:eastAsia="ro-RO"/>
        </w:rPr>
        <w:t>string</w:t>
      </w:r>
      <w:r w:rsidRPr="002B128F">
        <w:rPr>
          <w:rFonts w:ascii="Consolas" w:hAnsi="Consolas" w:cs="Consolas"/>
          <w:color w:val="000000"/>
          <w:sz w:val="20"/>
          <w:szCs w:val="20"/>
          <w:highlight w:val="white"/>
          <w:lang w:eastAsia="ro-RO"/>
        </w:rPr>
        <w:t>[] args)</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int</w:t>
      </w:r>
      <w:r w:rsidRPr="002B128F">
        <w:rPr>
          <w:rFonts w:ascii="Consolas" w:hAnsi="Consolas" w:cs="Consolas"/>
          <w:color w:val="000000"/>
          <w:sz w:val="20"/>
          <w:szCs w:val="20"/>
          <w:highlight w:val="white"/>
          <w:lang w:eastAsia="ro-RO"/>
        </w:rPr>
        <w:t>[] array = {0, 1, 2, 3, 4, 5};</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foreach</w:t>
      </w:r>
      <w:r w:rsidRPr="002B128F">
        <w:rPr>
          <w:rFonts w:ascii="Consolas" w:hAnsi="Consolas" w:cs="Consolas"/>
          <w:color w:val="000000"/>
          <w:sz w:val="20"/>
          <w:szCs w:val="20"/>
          <w:highlight w:val="white"/>
          <w:lang w:eastAsia="ro-RO"/>
        </w:rPr>
        <w:t xml:space="preserve"> (</w:t>
      </w:r>
      <w:r w:rsidRPr="002B128F">
        <w:rPr>
          <w:rFonts w:ascii="Consolas" w:hAnsi="Consolas" w:cs="Consolas"/>
          <w:color w:val="0000FF"/>
          <w:sz w:val="20"/>
          <w:szCs w:val="20"/>
          <w:highlight w:val="white"/>
          <w:lang w:eastAsia="ro-RO"/>
        </w:rPr>
        <w:t>var</w:t>
      </w:r>
      <w:r w:rsidRPr="002B128F">
        <w:rPr>
          <w:rFonts w:ascii="Consolas" w:hAnsi="Consolas" w:cs="Consolas"/>
          <w:color w:val="000000"/>
          <w:sz w:val="20"/>
          <w:szCs w:val="20"/>
          <w:highlight w:val="white"/>
          <w:lang w:eastAsia="ro-RO"/>
        </w:rPr>
        <w:t xml:space="preserve"> x </w:t>
      </w:r>
      <w:r w:rsidRPr="002B128F">
        <w:rPr>
          <w:rFonts w:ascii="Consolas" w:hAnsi="Consolas" w:cs="Consolas"/>
          <w:color w:val="0000FF"/>
          <w:sz w:val="20"/>
          <w:szCs w:val="20"/>
          <w:highlight w:val="white"/>
          <w:lang w:eastAsia="ro-RO"/>
        </w:rPr>
        <w:t>in</w:t>
      </w:r>
      <w:r w:rsidRPr="002B128F">
        <w:rPr>
          <w:rFonts w:ascii="Consolas" w:hAnsi="Consolas" w:cs="Consolas"/>
          <w:color w:val="000000"/>
          <w:sz w:val="20"/>
          <w:szCs w:val="20"/>
          <w:highlight w:val="white"/>
          <w:lang w:eastAsia="ro-RO"/>
        </w:rPr>
        <w:t xml:space="preserve"> array)</w:t>
      </w:r>
      <w:r w:rsidR="0009514C">
        <w:rPr>
          <w:rFonts w:ascii="Consolas" w:hAnsi="Consolas" w:cs="Consolas"/>
          <w:color w:val="000000"/>
          <w:sz w:val="20"/>
          <w:szCs w:val="20"/>
          <w:highlight w:val="white"/>
          <w:lang w:eastAsia="ro-RO"/>
        </w:rPr>
        <w:t xml:space="preserve"> </w:t>
      </w:r>
      <w:r w:rsidR="0009514C">
        <w:rPr>
          <w:rFonts w:ascii="Consolas" w:hAnsi="Consolas" w:cs="Consolas"/>
          <w:color w:val="008000"/>
          <w:sz w:val="19"/>
          <w:szCs w:val="19"/>
          <w:highlight w:val="white"/>
          <w:lang w:eastAsia="ro-RO"/>
        </w:rPr>
        <w:t>//se creează de fiecare data un obiect virtual</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2B91AF"/>
          <w:sz w:val="20"/>
          <w:szCs w:val="20"/>
          <w:highlight w:val="white"/>
          <w:lang w:eastAsia="ro-RO"/>
        </w:rPr>
        <w:t>Console</w:t>
      </w:r>
      <w:r w:rsidRPr="002B128F">
        <w:rPr>
          <w:rFonts w:ascii="Consolas" w:hAnsi="Consolas" w:cs="Consolas"/>
          <w:color w:val="000000"/>
          <w:sz w:val="20"/>
          <w:szCs w:val="20"/>
          <w:highlight w:val="white"/>
          <w:lang w:eastAsia="ro-RO"/>
        </w:rPr>
        <w:t>.WriteLine(x.ToString());</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r w:rsidRPr="002B128F">
        <w:rPr>
          <w:rFonts w:ascii="Consolas" w:hAnsi="Consolas" w:cs="Consolas"/>
          <w:color w:val="2B91AF"/>
          <w:sz w:val="20"/>
          <w:szCs w:val="20"/>
          <w:highlight w:val="white"/>
          <w:lang w:eastAsia="ro-RO"/>
        </w:rPr>
        <w:t>Console</w:t>
      </w:r>
      <w:r w:rsidRPr="002B128F">
        <w:rPr>
          <w:rFonts w:ascii="Consolas" w:hAnsi="Consolas" w:cs="Consolas"/>
          <w:color w:val="000000"/>
          <w:sz w:val="20"/>
          <w:szCs w:val="20"/>
          <w:highlight w:val="white"/>
          <w:lang w:eastAsia="ro-RO"/>
        </w:rPr>
        <w:t>.ReadKey();</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autoSpaceDE w:val="0"/>
        <w:autoSpaceDN w:val="0"/>
        <w:adjustRightInd w:val="0"/>
        <w:rPr>
          <w:rFonts w:ascii="Consolas" w:hAnsi="Consolas" w:cs="Consolas"/>
          <w:color w:val="000000"/>
          <w:sz w:val="20"/>
          <w:szCs w:val="20"/>
          <w:highlight w:val="white"/>
          <w:lang w:eastAsia="ro-RO"/>
        </w:rPr>
      </w:pPr>
      <w:r w:rsidRPr="002B128F">
        <w:rPr>
          <w:rFonts w:ascii="Consolas" w:hAnsi="Consolas" w:cs="Consolas"/>
          <w:color w:val="000000"/>
          <w:sz w:val="20"/>
          <w:szCs w:val="20"/>
          <w:highlight w:val="white"/>
          <w:lang w:eastAsia="ro-RO"/>
        </w:rPr>
        <w:t xml:space="preserve">    }</w:t>
      </w:r>
    </w:p>
    <w:p w:rsidR="002B128F" w:rsidRPr="002B128F" w:rsidRDefault="002B128F" w:rsidP="002B128F">
      <w:pPr>
        <w:rPr>
          <w:sz w:val="20"/>
          <w:szCs w:val="20"/>
        </w:rPr>
      </w:pPr>
      <w:r w:rsidRPr="002B128F">
        <w:rPr>
          <w:rFonts w:ascii="Consolas" w:hAnsi="Consolas" w:cs="Consolas"/>
          <w:color w:val="000000"/>
          <w:sz w:val="20"/>
          <w:szCs w:val="20"/>
          <w:highlight w:val="white"/>
          <w:lang w:eastAsia="ro-RO"/>
        </w:rPr>
        <w:t>}</w:t>
      </w:r>
      <w:r w:rsidRPr="002B128F">
        <w:rPr>
          <w:sz w:val="20"/>
          <w:szCs w:val="20"/>
        </w:rPr>
        <w:t xml:space="preserve">    </w:t>
      </w:r>
    </w:p>
    <w:p w:rsidR="0009514C" w:rsidRDefault="0009514C" w:rsidP="00685A65">
      <w:pPr>
        <w:ind w:firstLine="720"/>
        <w:jc w:val="both"/>
      </w:pPr>
      <w:r w:rsidRPr="00834C6D">
        <w:t>Această instrucțiune creează de fiecare dată un obiect nou de tipul celui din colecție, astfel parcurgere unei colecții fiind mai lentă decât  o instrucțiune for clasică, dar are avantajul unui cod mai clar.</w:t>
      </w:r>
    </w:p>
    <w:p w:rsidR="00271B9A" w:rsidRPr="00834C6D" w:rsidRDefault="00271B9A" w:rsidP="00685A65">
      <w:pPr>
        <w:ind w:firstLine="720"/>
        <w:jc w:val="both"/>
      </w:pPr>
    </w:p>
    <w:p w:rsidR="0009514C" w:rsidRPr="00834C6D" w:rsidRDefault="0009514C" w:rsidP="00685A65">
      <w:pPr>
        <w:numPr>
          <w:ilvl w:val="0"/>
          <w:numId w:val="12"/>
        </w:numPr>
        <w:jc w:val="both"/>
      </w:pPr>
      <w:r w:rsidRPr="00834C6D">
        <w:t>În C++ tipul bool este în esență un întreg pe când în C# bool este un tip de sine stătător si nu poate fi convertit într-un alt tip.</w:t>
      </w:r>
    </w:p>
    <w:p w:rsidR="0009514C" w:rsidRPr="00834C6D" w:rsidRDefault="0009514C" w:rsidP="0009514C"/>
    <w:p w:rsidR="00975FDE" w:rsidRPr="00834C6D" w:rsidRDefault="0009514C" w:rsidP="00685A65">
      <w:pPr>
        <w:numPr>
          <w:ilvl w:val="0"/>
          <w:numId w:val="12"/>
        </w:numPr>
        <w:jc w:val="both"/>
      </w:pPr>
      <w:r w:rsidRPr="00834C6D">
        <w:t>În C# poate fi folosit tipul object pentru a reține orice tip de dată. Procedeul poartă denumirea de boxing respectiv unboxing.</w:t>
      </w:r>
    </w:p>
    <w:p w:rsidR="00975FDE" w:rsidRDefault="00975FDE" w:rsidP="0009514C">
      <w:pPr>
        <w:rPr>
          <w:sz w:val="22"/>
          <w:szCs w:val="22"/>
        </w:rPr>
      </w:pPr>
    </w:p>
    <w:p w:rsidR="00975FDE" w:rsidRDefault="00975FDE" w:rsidP="0009514C">
      <w:pPr>
        <w:rPr>
          <w:sz w:val="22"/>
          <w:szCs w:val="22"/>
        </w:rPr>
      </w:pPr>
      <w:r>
        <w:rPr>
          <w:sz w:val="22"/>
          <w:szCs w:val="22"/>
        </w:rPr>
        <w:t>ex.</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FF"/>
          <w:sz w:val="20"/>
          <w:szCs w:val="20"/>
          <w:highlight w:val="white"/>
          <w:lang w:eastAsia="ro-RO"/>
        </w:rPr>
        <w:t>using</w:t>
      </w:r>
      <w:r w:rsidRPr="00975FDE">
        <w:rPr>
          <w:rFonts w:ascii="Consolas" w:hAnsi="Consolas" w:cs="Consolas"/>
          <w:color w:val="000000"/>
          <w:sz w:val="20"/>
          <w:szCs w:val="20"/>
          <w:highlight w:val="white"/>
          <w:lang w:eastAsia="ro-RO"/>
        </w:rPr>
        <w:t xml:space="preserve"> System;</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FF"/>
          <w:sz w:val="20"/>
          <w:szCs w:val="20"/>
          <w:highlight w:val="white"/>
          <w:lang w:eastAsia="ro-RO"/>
        </w:rPr>
        <w:t>namespace</w:t>
      </w:r>
      <w:r w:rsidRPr="00975FDE">
        <w:rPr>
          <w:rFonts w:ascii="Consolas" w:hAnsi="Consolas" w:cs="Consolas"/>
          <w:color w:val="000000"/>
          <w:sz w:val="20"/>
          <w:szCs w:val="20"/>
          <w:highlight w:val="white"/>
          <w:lang w:eastAsia="ro-RO"/>
        </w:rPr>
        <w:t xml:space="preserve"> ConsoleApplication1</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class</w:t>
      </w:r>
      <w:r w:rsidRPr="00975FDE">
        <w:rPr>
          <w:rFonts w:ascii="Consolas" w:hAnsi="Consolas" w:cs="Consolas"/>
          <w:color w:val="000000"/>
          <w:sz w:val="20"/>
          <w:szCs w:val="20"/>
          <w:highlight w:val="white"/>
          <w:lang w:eastAsia="ro-RO"/>
        </w:rPr>
        <w:t xml:space="preserve"> </w:t>
      </w:r>
      <w:r w:rsidRPr="00975FDE">
        <w:rPr>
          <w:rFonts w:ascii="Consolas" w:hAnsi="Consolas" w:cs="Consolas"/>
          <w:color w:val="2B91AF"/>
          <w:sz w:val="20"/>
          <w:szCs w:val="20"/>
          <w:highlight w:val="white"/>
          <w:lang w:eastAsia="ro-RO"/>
        </w:rPr>
        <w:t>Program</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static</w:t>
      </w: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void</w:t>
      </w:r>
      <w:r w:rsidRPr="00975FDE">
        <w:rPr>
          <w:rFonts w:ascii="Consolas" w:hAnsi="Consolas" w:cs="Consolas"/>
          <w:color w:val="000000"/>
          <w:sz w:val="20"/>
          <w:szCs w:val="20"/>
          <w:highlight w:val="white"/>
          <w:lang w:eastAsia="ro-RO"/>
        </w:rPr>
        <w:t xml:space="preserve"> Main(</w:t>
      </w:r>
      <w:r w:rsidRPr="00975FDE">
        <w:rPr>
          <w:rFonts w:ascii="Consolas" w:hAnsi="Consolas" w:cs="Consolas"/>
          <w:color w:val="0000FF"/>
          <w:sz w:val="20"/>
          <w:szCs w:val="20"/>
          <w:highlight w:val="white"/>
          <w:lang w:eastAsia="ro-RO"/>
        </w:rPr>
        <w:t>string</w:t>
      </w:r>
      <w:r w:rsidRPr="00975FDE">
        <w:rPr>
          <w:rFonts w:ascii="Consolas" w:hAnsi="Consolas" w:cs="Consolas"/>
          <w:color w:val="000000"/>
          <w:sz w:val="20"/>
          <w:szCs w:val="20"/>
          <w:highlight w:val="white"/>
          <w:lang w:eastAsia="ro-RO"/>
        </w:rPr>
        <w:t>[] args)</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8000"/>
          <w:sz w:val="20"/>
          <w:szCs w:val="20"/>
          <w:highlight w:val="white"/>
          <w:lang w:eastAsia="ro-RO"/>
        </w:rPr>
        <w:t>//boxing</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object</w:t>
      </w:r>
      <w:r w:rsidRPr="00975FDE">
        <w:rPr>
          <w:rFonts w:ascii="Consolas" w:hAnsi="Consolas" w:cs="Consolas"/>
          <w:color w:val="000000"/>
          <w:sz w:val="20"/>
          <w:szCs w:val="20"/>
          <w:highlight w:val="white"/>
          <w:lang w:eastAsia="ro-RO"/>
        </w:rPr>
        <w:t xml:space="preserve"> o1 = </w:t>
      </w:r>
      <w:r w:rsidRPr="00975FDE">
        <w:rPr>
          <w:rFonts w:ascii="Consolas" w:hAnsi="Consolas" w:cs="Consolas"/>
          <w:color w:val="A31515"/>
          <w:sz w:val="20"/>
          <w:szCs w:val="20"/>
          <w:highlight w:val="white"/>
          <w:lang w:eastAsia="ro-RO"/>
        </w:rPr>
        <w:t>"un text"</w:t>
      </w:r>
      <w:r w:rsidRPr="00975FDE">
        <w:rPr>
          <w:rFonts w:ascii="Consolas" w:hAnsi="Consolas" w:cs="Consolas"/>
          <w:color w:val="000000"/>
          <w:sz w:val="20"/>
          <w:szCs w:val="20"/>
          <w:highlight w:val="white"/>
          <w:lang w:eastAsia="ro-RO"/>
        </w:rPr>
        <w:t>;</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object</w:t>
      </w:r>
      <w:r w:rsidRPr="00975FDE">
        <w:rPr>
          <w:rFonts w:ascii="Consolas" w:hAnsi="Consolas" w:cs="Consolas"/>
          <w:color w:val="000000"/>
          <w:sz w:val="20"/>
          <w:szCs w:val="20"/>
          <w:highlight w:val="white"/>
          <w:lang w:eastAsia="ro-RO"/>
        </w:rPr>
        <w:t xml:space="preserve"> o2 = 12.3F;</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object</w:t>
      </w:r>
      <w:r w:rsidRPr="00975FDE">
        <w:rPr>
          <w:rFonts w:ascii="Consolas" w:hAnsi="Consolas" w:cs="Consolas"/>
          <w:color w:val="000000"/>
          <w:sz w:val="20"/>
          <w:szCs w:val="20"/>
          <w:highlight w:val="white"/>
          <w:lang w:eastAsia="ro-RO"/>
        </w:rPr>
        <w:t xml:space="preserve">[] tab = </w:t>
      </w:r>
      <w:r w:rsidRPr="00975FDE">
        <w:rPr>
          <w:rFonts w:ascii="Consolas" w:hAnsi="Consolas" w:cs="Consolas"/>
          <w:color w:val="0000FF"/>
          <w:sz w:val="20"/>
          <w:szCs w:val="20"/>
          <w:highlight w:val="white"/>
          <w:lang w:eastAsia="ro-RO"/>
        </w:rPr>
        <w:t>new</w:t>
      </w: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object</w:t>
      </w:r>
      <w:r w:rsidRPr="00975FDE">
        <w:rPr>
          <w:rFonts w:ascii="Consolas" w:hAnsi="Consolas" w:cs="Consolas"/>
          <w:color w:val="000000"/>
          <w:sz w:val="20"/>
          <w:szCs w:val="20"/>
          <w:highlight w:val="white"/>
          <w:lang w:eastAsia="ro-RO"/>
        </w:rPr>
        <w:t>[] {</w:t>
      </w:r>
      <w:r w:rsidRPr="00975FDE">
        <w:rPr>
          <w:rFonts w:ascii="Consolas" w:hAnsi="Consolas" w:cs="Consolas"/>
          <w:color w:val="A31515"/>
          <w:sz w:val="20"/>
          <w:szCs w:val="20"/>
          <w:highlight w:val="white"/>
          <w:lang w:eastAsia="ro-RO"/>
        </w:rPr>
        <w:t>"un text"</w:t>
      </w:r>
      <w:r w:rsidRPr="00975FDE">
        <w:rPr>
          <w:rFonts w:ascii="Consolas" w:hAnsi="Consolas" w:cs="Consolas"/>
          <w:color w:val="000000"/>
          <w:sz w:val="20"/>
          <w:szCs w:val="20"/>
          <w:highlight w:val="white"/>
          <w:lang w:eastAsia="ro-RO"/>
        </w:rPr>
        <w:t xml:space="preserve">, 100, </w:t>
      </w:r>
      <w:r w:rsidRPr="00975FDE">
        <w:rPr>
          <w:rFonts w:ascii="Consolas" w:hAnsi="Consolas" w:cs="Consolas"/>
          <w:color w:val="0000FF"/>
          <w:sz w:val="20"/>
          <w:szCs w:val="20"/>
          <w:highlight w:val="white"/>
          <w:lang w:eastAsia="ro-RO"/>
        </w:rPr>
        <w:t>null</w:t>
      </w:r>
      <w:r w:rsidRPr="00975FDE">
        <w:rPr>
          <w:rFonts w:ascii="Consolas" w:hAnsi="Consolas" w:cs="Consolas"/>
          <w:color w:val="000000"/>
          <w:sz w:val="20"/>
          <w:szCs w:val="20"/>
          <w:highlight w:val="white"/>
          <w:lang w:eastAsia="ro-RO"/>
        </w:rPr>
        <w:t xml:space="preserve">, </w:t>
      </w:r>
      <w:r w:rsidRPr="00975FDE">
        <w:rPr>
          <w:rFonts w:ascii="Consolas" w:hAnsi="Consolas" w:cs="Consolas"/>
          <w:color w:val="2B91AF"/>
          <w:sz w:val="20"/>
          <w:szCs w:val="20"/>
          <w:highlight w:val="white"/>
          <w:lang w:eastAsia="ro-RO"/>
        </w:rPr>
        <w:t>DateTime</w:t>
      </w:r>
      <w:r w:rsidRPr="00975FDE">
        <w:rPr>
          <w:rFonts w:ascii="Consolas" w:hAnsi="Consolas" w:cs="Consolas"/>
          <w:color w:val="000000"/>
          <w:sz w:val="20"/>
          <w:szCs w:val="20"/>
          <w:highlight w:val="white"/>
          <w:lang w:eastAsia="ro-RO"/>
        </w:rPr>
        <w:t>.Now};</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8000"/>
          <w:sz w:val="20"/>
          <w:szCs w:val="20"/>
          <w:highlight w:val="white"/>
          <w:lang w:eastAsia="ro-RO"/>
        </w:rPr>
        <w:t>//unboxing</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string</w:t>
      </w:r>
      <w:r w:rsidRPr="00975FDE">
        <w:rPr>
          <w:rFonts w:ascii="Consolas" w:hAnsi="Consolas" w:cs="Consolas"/>
          <w:color w:val="000000"/>
          <w:sz w:val="20"/>
          <w:szCs w:val="20"/>
          <w:highlight w:val="white"/>
          <w:lang w:eastAsia="ro-RO"/>
        </w:rPr>
        <w:t xml:space="preserve"> s = (</w:t>
      </w:r>
      <w:r w:rsidRPr="00975FDE">
        <w:rPr>
          <w:rFonts w:ascii="Consolas" w:hAnsi="Consolas" w:cs="Consolas"/>
          <w:color w:val="0000FF"/>
          <w:sz w:val="20"/>
          <w:szCs w:val="20"/>
          <w:highlight w:val="white"/>
          <w:lang w:eastAsia="ro-RO"/>
        </w:rPr>
        <w:t>string</w:t>
      </w:r>
      <w:r w:rsidRPr="00975FDE">
        <w:rPr>
          <w:rFonts w:ascii="Consolas" w:hAnsi="Consolas" w:cs="Consolas"/>
          <w:color w:val="000000"/>
          <w:sz w:val="20"/>
          <w:szCs w:val="20"/>
          <w:highlight w:val="white"/>
          <w:lang w:eastAsia="ro-RO"/>
        </w:rPr>
        <w:t>) o1;</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r w:rsidRPr="00975FDE">
        <w:rPr>
          <w:rFonts w:ascii="Consolas" w:hAnsi="Consolas" w:cs="Consolas"/>
          <w:color w:val="0000FF"/>
          <w:sz w:val="20"/>
          <w:szCs w:val="20"/>
          <w:highlight w:val="white"/>
          <w:lang w:eastAsia="ro-RO"/>
        </w:rPr>
        <w:t>float</w:t>
      </w:r>
      <w:r w:rsidRPr="00975FDE">
        <w:rPr>
          <w:rFonts w:ascii="Consolas" w:hAnsi="Consolas" w:cs="Consolas"/>
          <w:color w:val="000000"/>
          <w:sz w:val="20"/>
          <w:szCs w:val="20"/>
          <w:highlight w:val="white"/>
          <w:lang w:eastAsia="ro-RO"/>
        </w:rPr>
        <w:t xml:space="preserve"> f = (</w:t>
      </w:r>
      <w:r w:rsidRPr="00975FDE">
        <w:rPr>
          <w:rFonts w:ascii="Consolas" w:hAnsi="Consolas" w:cs="Consolas"/>
          <w:color w:val="0000FF"/>
          <w:sz w:val="20"/>
          <w:szCs w:val="20"/>
          <w:highlight w:val="white"/>
          <w:lang w:eastAsia="ro-RO"/>
        </w:rPr>
        <w:t>float</w:t>
      </w:r>
      <w:r w:rsidRPr="00975FDE">
        <w:rPr>
          <w:rFonts w:ascii="Consolas" w:hAnsi="Consolas" w:cs="Consolas"/>
          <w:color w:val="000000"/>
          <w:sz w:val="20"/>
          <w:szCs w:val="20"/>
          <w:highlight w:val="white"/>
          <w:lang w:eastAsia="ro-RO"/>
        </w:rPr>
        <w:t>) 02;</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p>
    <w:p w:rsidR="00975FDE" w:rsidRPr="00975FDE" w:rsidRDefault="00975FDE" w:rsidP="00975FDE">
      <w:pPr>
        <w:autoSpaceDE w:val="0"/>
        <w:autoSpaceDN w:val="0"/>
        <w:adjustRightInd w:val="0"/>
        <w:rPr>
          <w:rFonts w:ascii="Consolas" w:hAnsi="Consolas" w:cs="Consolas"/>
          <w:color w:val="000000"/>
          <w:sz w:val="20"/>
          <w:szCs w:val="20"/>
          <w:highlight w:val="white"/>
          <w:lang w:eastAsia="ro-RO"/>
        </w:rPr>
      </w:pPr>
      <w:r w:rsidRPr="00975FDE">
        <w:rPr>
          <w:rFonts w:ascii="Consolas" w:hAnsi="Consolas" w:cs="Consolas"/>
          <w:color w:val="000000"/>
          <w:sz w:val="20"/>
          <w:szCs w:val="20"/>
          <w:highlight w:val="white"/>
          <w:lang w:eastAsia="ro-RO"/>
        </w:rPr>
        <w:t xml:space="preserve">    }</w:t>
      </w:r>
    </w:p>
    <w:p w:rsidR="0009514C" w:rsidRDefault="00975FDE" w:rsidP="00975FDE">
      <w:pPr>
        <w:rPr>
          <w:sz w:val="20"/>
          <w:szCs w:val="20"/>
        </w:rPr>
      </w:pPr>
      <w:r w:rsidRPr="00975FDE">
        <w:rPr>
          <w:rFonts w:ascii="Consolas" w:hAnsi="Consolas" w:cs="Consolas"/>
          <w:color w:val="000000"/>
          <w:sz w:val="20"/>
          <w:szCs w:val="20"/>
          <w:highlight w:val="white"/>
          <w:lang w:eastAsia="ro-RO"/>
        </w:rPr>
        <w:lastRenderedPageBreak/>
        <w:t>}</w:t>
      </w:r>
      <w:r w:rsidR="0009514C" w:rsidRPr="00975FDE">
        <w:rPr>
          <w:sz w:val="20"/>
          <w:szCs w:val="20"/>
        </w:rPr>
        <w:t xml:space="preserve"> </w:t>
      </w:r>
    </w:p>
    <w:p w:rsidR="00834C6D" w:rsidRDefault="00834C6D" w:rsidP="00975FDE">
      <w:pPr>
        <w:rPr>
          <w:sz w:val="20"/>
          <w:szCs w:val="20"/>
        </w:rPr>
      </w:pPr>
    </w:p>
    <w:p w:rsidR="00D12164" w:rsidRDefault="00834C6D" w:rsidP="008C28EA">
      <w:pPr>
        <w:numPr>
          <w:ilvl w:val="0"/>
          <w:numId w:val="12"/>
        </w:numPr>
      </w:pPr>
      <w:r w:rsidRPr="00834C6D">
        <w:t xml:space="preserve">În C#, la try-catch s-a mai adăugat blocul finally pentru cod sursă care trebuie executat indiferent dacă o excepție este aruncată sau nu. Este foarte util spre exemplu la lucru cu baze de date (conexiunile se închid întotdeauna în finally) sau stream-uri. </w:t>
      </w:r>
    </w:p>
    <w:p w:rsidR="00834C6D" w:rsidRPr="00834C6D" w:rsidRDefault="00834C6D" w:rsidP="00D12164">
      <w:pPr>
        <w:ind w:firstLine="720"/>
      </w:pPr>
      <w:r w:rsidRPr="00834C6D">
        <w:t xml:space="preserve">  </w:t>
      </w:r>
    </w:p>
    <w:p w:rsidR="008C28EA" w:rsidRDefault="00834C6D" w:rsidP="0033413D">
      <w:pPr>
        <w:numPr>
          <w:ilvl w:val="0"/>
          <w:numId w:val="12"/>
        </w:numPr>
      </w:pPr>
      <w:r w:rsidRPr="00834C6D">
        <w:t>În C# se pot folosi proprietățile</w:t>
      </w:r>
      <w:r w:rsidR="00D12164">
        <w:t xml:space="preserve"> sau auto propriet</w:t>
      </w:r>
      <w:r w:rsidR="0033413D">
        <w:t>ăț</w:t>
      </w:r>
      <w:r w:rsidR="00D12164">
        <w:t>ile</w:t>
      </w:r>
      <w:r w:rsidRPr="00834C6D">
        <w:t>, care sunt o formă mai elegantă pentru metodele de tipul get, set</w:t>
      </w:r>
      <w:r w:rsidR="00D12164">
        <w:t>.</w:t>
      </w:r>
    </w:p>
    <w:p w:rsidR="008C28EA" w:rsidRDefault="008C28EA" w:rsidP="0033413D"/>
    <w:p w:rsidR="0033413D" w:rsidRDefault="0033413D" w:rsidP="0033413D">
      <w:r>
        <w:t>ex.</w:t>
      </w:r>
    </w:p>
    <w:p w:rsidR="008C28EA" w:rsidRDefault="008C28EA" w:rsidP="0033413D">
      <w:pPr>
        <w:autoSpaceDE w:val="0"/>
        <w:autoSpaceDN w:val="0"/>
        <w:adjustRightInd w:val="0"/>
        <w:rPr>
          <w:rFonts w:ascii="Consolas" w:hAnsi="Consolas" w:cs="Consolas"/>
          <w:color w:val="0000FF"/>
          <w:sz w:val="20"/>
          <w:szCs w:val="20"/>
          <w:highlight w:val="white"/>
          <w:lang w:eastAsia="ro-RO"/>
        </w:rPr>
      </w:pP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FF"/>
          <w:sz w:val="20"/>
          <w:szCs w:val="20"/>
          <w:highlight w:val="white"/>
          <w:lang w:eastAsia="ro-RO"/>
        </w:rPr>
        <w:t>namespace</w:t>
      </w:r>
      <w:r w:rsidRPr="0033413D">
        <w:rPr>
          <w:rFonts w:ascii="Consolas" w:hAnsi="Consolas" w:cs="Consolas"/>
          <w:color w:val="000000"/>
          <w:sz w:val="20"/>
          <w:szCs w:val="20"/>
          <w:highlight w:val="white"/>
          <w:lang w:eastAsia="ro-RO"/>
        </w:rPr>
        <w:t xml:space="preserve"> ConsoleApplication1</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public</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class</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2B91AF"/>
          <w:sz w:val="20"/>
          <w:szCs w:val="20"/>
          <w:highlight w:val="white"/>
          <w:lang w:eastAsia="ro-RO"/>
        </w:rPr>
        <w:t>Class1</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private</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int</w:t>
      </w:r>
      <w:r w:rsidRPr="0033413D">
        <w:rPr>
          <w:rFonts w:ascii="Consolas" w:hAnsi="Consolas" w:cs="Consolas"/>
          <w:color w:val="000000"/>
          <w:sz w:val="20"/>
          <w:szCs w:val="20"/>
          <w:highlight w:val="white"/>
          <w:lang w:eastAsia="ro-RO"/>
        </w:rPr>
        <w:t xml:space="preserve"> m_Value ;</w:t>
      </w:r>
    </w:p>
    <w:p w:rsidR="008C28EA"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8C28EA">
      <w:pPr>
        <w:autoSpaceDE w:val="0"/>
        <w:autoSpaceDN w:val="0"/>
        <w:adjustRightInd w:val="0"/>
        <w:ind w:firstLine="720"/>
        <w:rPr>
          <w:rFonts w:ascii="Consolas" w:hAnsi="Consolas" w:cs="Consolas"/>
          <w:color w:val="000000"/>
          <w:sz w:val="20"/>
          <w:szCs w:val="20"/>
          <w:highlight w:val="white"/>
          <w:lang w:eastAsia="ro-RO"/>
        </w:rPr>
      </w:pPr>
      <w:r w:rsidRPr="0033413D">
        <w:rPr>
          <w:rFonts w:ascii="Consolas" w:hAnsi="Consolas" w:cs="Consolas"/>
          <w:color w:val="0000FF"/>
          <w:sz w:val="20"/>
          <w:szCs w:val="20"/>
          <w:highlight w:val="white"/>
          <w:lang w:eastAsia="ro-RO"/>
        </w:rPr>
        <w:t>public</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int</w:t>
      </w:r>
      <w:r w:rsidRPr="0033413D">
        <w:rPr>
          <w:rFonts w:ascii="Consolas" w:hAnsi="Consolas" w:cs="Consolas"/>
          <w:color w:val="000000"/>
          <w:sz w:val="20"/>
          <w:szCs w:val="20"/>
          <w:highlight w:val="white"/>
          <w:lang w:eastAsia="ro-RO"/>
        </w:rPr>
        <w:t xml:space="preserve"> Valoare { </w:t>
      </w:r>
      <w:r w:rsidRPr="0033413D">
        <w:rPr>
          <w:rFonts w:ascii="Consolas" w:hAnsi="Consolas" w:cs="Consolas"/>
          <w:color w:val="0000FF"/>
          <w:sz w:val="20"/>
          <w:szCs w:val="20"/>
          <w:highlight w:val="white"/>
          <w:lang w:eastAsia="ro-RO"/>
        </w:rPr>
        <w:t>get</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set</w:t>
      </w:r>
      <w:r w:rsidRPr="0033413D">
        <w:rPr>
          <w:rFonts w:ascii="Consolas" w:hAnsi="Consolas" w:cs="Consolas"/>
          <w:color w:val="000000"/>
          <w:sz w:val="20"/>
          <w:szCs w:val="20"/>
          <w:highlight w:val="white"/>
          <w:lang w:eastAsia="ro-RO"/>
        </w:rPr>
        <w:t xml:space="preserve">; } </w:t>
      </w:r>
      <w:r w:rsidRPr="0033413D">
        <w:rPr>
          <w:rFonts w:ascii="Consolas" w:hAnsi="Consolas" w:cs="Consolas"/>
          <w:color w:val="008000"/>
          <w:sz w:val="20"/>
          <w:szCs w:val="20"/>
          <w:highlight w:val="white"/>
          <w:lang w:eastAsia="ro-RO"/>
        </w:rPr>
        <w:t>//Auto proprietate</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p>
    <w:p w:rsidR="008C28EA"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8C28EA">
      <w:pPr>
        <w:autoSpaceDE w:val="0"/>
        <w:autoSpaceDN w:val="0"/>
        <w:adjustRightInd w:val="0"/>
        <w:ind w:firstLine="72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public</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int</w:t>
      </w:r>
      <w:r w:rsidRPr="0033413D">
        <w:rPr>
          <w:rFonts w:ascii="Consolas" w:hAnsi="Consolas" w:cs="Consolas"/>
          <w:color w:val="000000"/>
          <w:sz w:val="20"/>
          <w:szCs w:val="20"/>
          <w:highlight w:val="white"/>
          <w:lang w:eastAsia="ro-RO"/>
        </w:rPr>
        <w:t xml:space="preserve"> Value </w:t>
      </w:r>
      <w:r w:rsidRPr="0033413D">
        <w:rPr>
          <w:rFonts w:ascii="Consolas" w:hAnsi="Consolas" w:cs="Consolas"/>
          <w:color w:val="008000"/>
          <w:sz w:val="20"/>
          <w:szCs w:val="20"/>
          <w:highlight w:val="white"/>
          <w:lang w:eastAsia="ro-RO"/>
        </w:rPr>
        <w:t>//proprietate</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get</w:t>
      </w:r>
      <w:r w:rsidRPr="0033413D">
        <w:rPr>
          <w:rFonts w:ascii="Consolas" w:hAnsi="Consolas" w:cs="Consolas"/>
          <w:color w:val="000000"/>
          <w:sz w:val="20"/>
          <w:szCs w:val="20"/>
          <w:highlight w:val="white"/>
          <w:lang w:eastAsia="ro-RO"/>
        </w:rPr>
        <w:t xml:space="preserve"> { </w:t>
      </w:r>
      <w:r w:rsidRPr="0033413D">
        <w:rPr>
          <w:rFonts w:ascii="Consolas" w:hAnsi="Consolas" w:cs="Consolas"/>
          <w:color w:val="0000FF"/>
          <w:sz w:val="20"/>
          <w:szCs w:val="20"/>
          <w:highlight w:val="white"/>
          <w:lang w:eastAsia="ro-RO"/>
        </w:rPr>
        <w:t>return</w:t>
      </w:r>
      <w:r w:rsidRPr="0033413D">
        <w:rPr>
          <w:rFonts w:ascii="Consolas" w:hAnsi="Consolas" w:cs="Consolas"/>
          <w:color w:val="000000"/>
          <w:sz w:val="20"/>
          <w:szCs w:val="20"/>
          <w:highlight w:val="white"/>
          <w:lang w:eastAsia="ro-RO"/>
        </w:rPr>
        <w:t xml:space="preserve"> m_Value;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set</w:t>
      </w:r>
      <w:r w:rsidRPr="0033413D">
        <w:rPr>
          <w:rFonts w:ascii="Consolas" w:hAnsi="Consolas" w:cs="Consolas"/>
          <w:color w:val="000000"/>
          <w:sz w:val="20"/>
          <w:szCs w:val="20"/>
          <w:highlight w:val="white"/>
          <w:lang w:eastAsia="ro-RO"/>
        </w:rPr>
        <w:t xml:space="preserve"> { m_Value = </w:t>
      </w:r>
      <w:r w:rsidRPr="0033413D">
        <w:rPr>
          <w:rFonts w:ascii="Consolas" w:hAnsi="Consolas" w:cs="Consolas"/>
          <w:color w:val="0000FF"/>
          <w:sz w:val="20"/>
          <w:szCs w:val="20"/>
          <w:highlight w:val="white"/>
          <w:lang w:eastAsia="ro-RO"/>
        </w:rPr>
        <w:t>value</w:t>
      </w:r>
      <w:r w:rsidRPr="0033413D">
        <w:rPr>
          <w:rFonts w:ascii="Consolas" w:hAnsi="Consolas" w:cs="Consolas"/>
          <w:color w:val="000000"/>
          <w:sz w:val="20"/>
          <w:szCs w:val="20"/>
          <w:highlight w:val="white"/>
          <w:lang w:eastAsia="ro-RO"/>
        </w:rPr>
        <w:t>;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public</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int</w:t>
      </w:r>
      <w:r w:rsidRPr="0033413D">
        <w:rPr>
          <w:rFonts w:ascii="Consolas" w:hAnsi="Consolas" w:cs="Consolas"/>
          <w:color w:val="000000"/>
          <w:sz w:val="20"/>
          <w:szCs w:val="20"/>
          <w:highlight w:val="white"/>
          <w:lang w:eastAsia="ro-RO"/>
        </w:rPr>
        <w:t xml:space="preserve"> GetValue() </w:t>
      </w:r>
      <w:r w:rsidRPr="0033413D">
        <w:rPr>
          <w:rFonts w:ascii="Consolas" w:hAnsi="Consolas" w:cs="Consolas"/>
          <w:color w:val="008000"/>
          <w:sz w:val="20"/>
          <w:szCs w:val="20"/>
          <w:highlight w:val="white"/>
          <w:lang w:eastAsia="ro-RO"/>
        </w:rPr>
        <w:t>//clasic getter</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return</w:t>
      </w:r>
      <w:r w:rsidRPr="0033413D">
        <w:rPr>
          <w:rFonts w:ascii="Consolas" w:hAnsi="Consolas" w:cs="Consolas"/>
          <w:color w:val="000000"/>
          <w:sz w:val="20"/>
          <w:szCs w:val="20"/>
          <w:highlight w:val="white"/>
          <w:lang w:eastAsia="ro-RO"/>
        </w:rPr>
        <w:t xml:space="preserve"> m_Value;</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public</w:t>
      </w: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void</w:t>
      </w:r>
      <w:r w:rsidRPr="0033413D">
        <w:rPr>
          <w:rFonts w:ascii="Consolas" w:hAnsi="Consolas" w:cs="Consolas"/>
          <w:color w:val="000000"/>
          <w:sz w:val="20"/>
          <w:szCs w:val="20"/>
          <w:highlight w:val="white"/>
          <w:lang w:eastAsia="ro-RO"/>
        </w:rPr>
        <w:t xml:space="preserve"> SetValue(</w:t>
      </w:r>
      <w:r w:rsidRPr="0033413D">
        <w:rPr>
          <w:rFonts w:ascii="Consolas" w:hAnsi="Consolas" w:cs="Consolas"/>
          <w:color w:val="0000FF"/>
          <w:sz w:val="20"/>
          <w:szCs w:val="20"/>
          <w:highlight w:val="white"/>
          <w:lang w:eastAsia="ro-RO"/>
        </w:rPr>
        <w:t>int</w:t>
      </w:r>
      <w:r w:rsidRPr="0033413D">
        <w:rPr>
          <w:rFonts w:ascii="Consolas" w:hAnsi="Consolas" w:cs="Consolas"/>
          <w:color w:val="000000"/>
          <w:sz w:val="20"/>
          <w:szCs w:val="20"/>
          <w:highlight w:val="white"/>
          <w:lang w:eastAsia="ro-RO"/>
        </w:rPr>
        <w:t xml:space="preserve"> value) </w:t>
      </w:r>
      <w:r w:rsidRPr="0033413D">
        <w:rPr>
          <w:rFonts w:ascii="Consolas" w:hAnsi="Consolas" w:cs="Consolas"/>
          <w:color w:val="008000"/>
          <w:sz w:val="20"/>
          <w:szCs w:val="20"/>
          <w:highlight w:val="white"/>
          <w:lang w:eastAsia="ro-RO"/>
        </w:rPr>
        <w:t>//clasic setter</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r w:rsidRPr="0033413D">
        <w:rPr>
          <w:rFonts w:ascii="Consolas" w:hAnsi="Consolas" w:cs="Consolas"/>
          <w:color w:val="0000FF"/>
          <w:sz w:val="20"/>
          <w:szCs w:val="20"/>
          <w:highlight w:val="white"/>
          <w:lang w:eastAsia="ro-RO"/>
        </w:rPr>
        <w:t>this</w:t>
      </w:r>
      <w:r w:rsidRPr="0033413D">
        <w:rPr>
          <w:rFonts w:ascii="Consolas" w:hAnsi="Consolas" w:cs="Consolas"/>
          <w:color w:val="000000"/>
          <w:sz w:val="20"/>
          <w:szCs w:val="20"/>
          <w:highlight w:val="white"/>
          <w:lang w:eastAsia="ro-RO"/>
        </w:rPr>
        <w:t>.m_Value = value;</w:t>
      </w:r>
    </w:p>
    <w:p w:rsidR="0033413D" w:rsidRPr="0033413D" w:rsidRDefault="0033413D" w:rsidP="0033413D">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D12164" w:rsidRDefault="0033413D" w:rsidP="00391A24">
      <w:pPr>
        <w:autoSpaceDE w:val="0"/>
        <w:autoSpaceDN w:val="0"/>
        <w:adjustRightInd w:val="0"/>
        <w:rPr>
          <w:rFonts w:ascii="Consolas" w:hAnsi="Consolas" w:cs="Consolas"/>
          <w:color w:val="000000"/>
          <w:sz w:val="20"/>
          <w:szCs w:val="20"/>
          <w:highlight w:val="white"/>
          <w:lang w:eastAsia="ro-RO"/>
        </w:rPr>
      </w:pPr>
      <w:r w:rsidRPr="0033413D">
        <w:rPr>
          <w:rFonts w:ascii="Consolas" w:hAnsi="Consolas" w:cs="Consolas"/>
          <w:color w:val="000000"/>
          <w:sz w:val="20"/>
          <w:szCs w:val="20"/>
          <w:highlight w:val="white"/>
          <w:lang w:eastAsia="ro-RO"/>
        </w:rPr>
        <w:t xml:space="preserve">    }</w:t>
      </w:r>
    </w:p>
    <w:p w:rsidR="00271B9A" w:rsidRPr="00391A24" w:rsidRDefault="00271B9A" w:rsidP="00391A24">
      <w:pPr>
        <w:autoSpaceDE w:val="0"/>
        <w:autoSpaceDN w:val="0"/>
        <w:adjustRightInd w:val="0"/>
        <w:rPr>
          <w:rFonts w:ascii="Consolas" w:hAnsi="Consolas" w:cs="Consolas"/>
          <w:color w:val="000000"/>
          <w:sz w:val="20"/>
          <w:szCs w:val="20"/>
          <w:highlight w:val="white"/>
          <w:lang w:eastAsia="ro-RO"/>
        </w:rPr>
      </w:pPr>
    </w:p>
    <w:p w:rsidR="00834C6D" w:rsidRDefault="00834C6D" w:rsidP="00685A65">
      <w:pPr>
        <w:numPr>
          <w:ilvl w:val="0"/>
          <w:numId w:val="12"/>
        </w:numPr>
        <w:jc w:val="both"/>
      </w:pPr>
      <w:r w:rsidRPr="00834C6D">
        <w:t>În C++ clasele și structurile sunt practic identice în timp ce în C # ele sunt destul de diferite. În C# clasele pot implementa orice număr de interfețe, dar nu pot face moștenire multiplă (pot moșteni de la o singură clasă de bază). În C# structurile nu acceptă moștenire, și nu acceptă constructori expliciți (unul este prevăzut în mod implicit). De asemenea, în C#  nu se poate deriva decât cu public. În C#, într-o clas</w:t>
      </w:r>
      <w:r w:rsidR="00271B9A">
        <w:t>ă</w:t>
      </w:r>
      <w:r w:rsidRPr="00834C6D">
        <w:t xml:space="preserve"> derivată, se poate utiliza cuvântul rezervat </w:t>
      </w:r>
      <w:r w:rsidRPr="00685A65">
        <w:rPr>
          <w:i/>
        </w:rPr>
        <w:t>base</w:t>
      </w:r>
      <w:r w:rsidRPr="00834C6D">
        <w:t xml:space="preserve"> pentru a apela membrii suprascriși ai clasei de bază. Suprascrierea metodelor virtuale sau abstracte se face în mod explicit folosind cuvântul rezervat </w:t>
      </w:r>
      <w:r w:rsidRPr="00685A65">
        <w:rPr>
          <w:i/>
        </w:rPr>
        <w:t>override</w:t>
      </w:r>
      <w:r w:rsidRPr="00834C6D">
        <w:t xml:space="preserve">.  </w:t>
      </w:r>
    </w:p>
    <w:p w:rsidR="008C28EA" w:rsidRPr="00834C6D" w:rsidRDefault="008C28EA" w:rsidP="008C28EA">
      <w:pPr>
        <w:ind w:firstLine="720"/>
      </w:pPr>
    </w:p>
    <w:p w:rsidR="00834C6D" w:rsidRDefault="00834C6D" w:rsidP="00685A65">
      <w:pPr>
        <w:numPr>
          <w:ilvl w:val="0"/>
          <w:numId w:val="12"/>
        </w:numPr>
        <w:jc w:val="both"/>
      </w:pPr>
      <w:r w:rsidRPr="00834C6D">
        <w:t xml:space="preserve">În C# compilarea condiționată se realizează prin directivele pentru procesor. Nu se utilizează fișiere antet. </w:t>
      </w:r>
    </w:p>
    <w:p w:rsidR="008C28EA" w:rsidRPr="00834C6D" w:rsidRDefault="008C28EA" w:rsidP="008C28EA">
      <w:pPr>
        <w:ind w:firstLine="720"/>
      </w:pPr>
    </w:p>
    <w:p w:rsidR="00834C6D" w:rsidRDefault="00834C6D" w:rsidP="00685A65">
      <w:pPr>
        <w:numPr>
          <w:ilvl w:val="0"/>
          <w:numId w:val="12"/>
        </w:numPr>
        <w:jc w:val="both"/>
      </w:pPr>
      <w:r w:rsidRPr="00834C6D">
        <w:t xml:space="preserve">Dacă în C++ </w:t>
      </w:r>
      <w:r w:rsidRPr="00685A65">
        <w:rPr>
          <w:i/>
        </w:rPr>
        <w:t>typedef</w:t>
      </w:r>
      <w:r w:rsidRPr="00834C6D">
        <w:t xml:space="preserve"> este folosit pentru a crea denumiri mai scurte sau mai convenabile pentru tipurile care au fost deja declarate, în C# se va utiliza directiva </w:t>
      </w:r>
      <w:r w:rsidRPr="00685A65">
        <w:rPr>
          <w:i/>
        </w:rPr>
        <w:t>using</w:t>
      </w:r>
      <w:r w:rsidRPr="00834C6D">
        <w:t xml:space="preserve">. </w:t>
      </w:r>
    </w:p>
    <w:p w:rsidR="008C28EA" w:rsidRPr="00834C6D" w:rsidRDefault="008C28EA" w:rsidP="008C28EA">
      <w:pPr>
        <w:ind w:firstLine="720"/>
      </w:pPr>
    </w:p>
    <w:p w:rsidR="00834C6D" w:rsidRDefault="00834C6D" w:rsidP="00685A65">
      <w:pPr>
        <w:numPr>
          <w:ilvl w:val="0"/>
          <w:numId w:val="12"/>
        </w:numPr>
        <w:jc w:val="both"/>
      </w:pPr>
      <w:r w:rsidRPr="00834C6D">
        <w:t xml:space="preserve">În C++ directiva </w:t>
      </w:r>
      <w:r w:rsidRPr="00685A65">
        <w:rPr>
          <w:i/>
        </w:rPr>
        <w:t>#define</w:t>
      </w:r>
      <w:r w:rsidRPr="00834C6D">
        <w:t xml:space="preserve"> utilizată pentru a declara valori constante. În C# această directivă nu poate fi utilizată în acest scop. În C # constantele sunt definite ca enumerări sau ca membri statici ai unei clase sau structuri.   </w:t>
      </w:r>
    </w:p>
    <w:p w:rsidR="008C28EA" w:rsidRPr="00834C6D" w:rsidRDefault="008C28EA" w:rsidP="008C28EA">
      <w:pPr>
        <w:ind w:firstLine="720"/>
      </w:pPr>
    </w:p>
    <w:p w:rsidR="00E57265" w:rsidRPr="00391A24" w:rsidRDefault="008C28EA" w:rsidP="00685A65">
      <w:pPr>
        <w:numPr>
          <w:ilvl w:val="0"/>
          <w:numId w:val="12"/>
        </w:numPr>
        <w:jc w:val="both"/>
      </w:pPr>
      <w:r>
        <w:t>Î</w:t>
      </w:r>
      <w:r w:rsidR="00834C6D" w:rsidRPr="00834C6D">
        <w:t>n C# locul template-urilor este luat de tipurile și metodele generice</w:t>
      </w:r>
      <w:r w:rsidR="00731FC2">
        <w:t>.</w:t>
      </w:r>
    </w:p>
    <w:p w:rsidR="00E57265" w:rsidRDefault="00E57265" w:rsidP="00731FC2">
      <w:pPr>
        <w:pStyle w:val="ListParagraph"/>
        <w:rPr>
          <w:rFonts w:ascii="Times New Roman" w:hAnsi="Times New Roman"/>
          <w:sz w:val="24"/>
          <w:szCs w:val="24"/>
        </w:rPr>
      </w:pPr>
    </w:p>
    <w:p w:rsidR="00731FC2" w:rsidRDefault="00271B9A" w:rsidP="00E57265">
      <w:pPr>
        <w:pStyle w:val="ListParagraph"/>
        <w:ind w:left="0"/>
        <w:rPr>
          <w:rFonts w:ascii="Times New Roman" w:hAnsi="Times New Roman"/>
          <w:sz w:val="24"/>
          <w:szCs w:val="24"/>
        </w:rPr>
      </w:pPr>
      <w:r>
        <w:rPr>
          <w:rFonts w:ascii="Times New Roman" w:hAnsi="Times New Roman"/>
          <w:sz w:val="24"/>
          <w:szCs w:val="24"/>
        </w:rPr>
        <w:t>E</w:t>
      </w:r>
      <w:r w:rsidR="00E57265">
        <w:rPr>
          <w:rFonts w:ascii="Times New Roman" w:hAnsi="Times New Roman"/>
          <w:sz w:val="24"/>
          <w:szCs w:val="24"/>
        </w:rPr>
        <w:t xml:space="preserve">xemplu </w:t>
      </w:r>
      <w:r>
        <w:rPr>
          <w:rFonts w:ascii="Times New Roman" w:hAnsi="Times New Roman"/>
          <w:sz w:val="24"/>
          <w:szCs w:val="24"/>
        </w:rPr>
        <w:t xml:space="preserve">de </w:t>
      </w:r>
      <w:r w:rsidR="00E57265">
        <w:rPr>
          <w:rFonts w:ascii="Times New Roman" w:hAnsi="Times New Roman"/>
          <w:sz w:val="24"/>
          <w:szCs w:val="24"/>
        </w:rPr>
        <w:t>clasă generică:</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FF"/>
          <w:sz w:val="20"/>
          <w:szCs w:val="20"/>
          <w:highlight w:val="white"/>
          <w:lang w:eastAsia="ro-RO"/>
        </w:rPr>
        <w:t>namespace</w:t>
      </w:r>
      <w:r w:rsidRPr="00E57265">
        <w:rPr>
          <w:rFonts w:ascii="Consolas" w:hAnsi="Consolas" w:cs="Consolas"/>
          <w:color w:val="000000"/>
          <w:sz w:val="20"/>
          <w:szCs w:val="20"/>
          <w:highlight w:val="white"/>
          <w:lang w:eastAsia="ro-RO"/>
        </w:rPr>
        <w:t xml:space="preserve"> ConsoleApplication1</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public</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class</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Stack</w:t>
      </w:r>
      <w:r w:rsidRPr="00E57265">
        <w:rPr>
          <w:rFonts w:ascii="Consolas" w:hAnsi="Consolas" w:cs="Consolas"/>
          <w:color w:val="000000"/>
          <w:sz w:val="20"/>
          <w:szCs w:val="20"/>
          <w:highlight w:val="white"/>
          <w:lang w:eastAsia="ro-RO"/>
        </w:rPr>
        <w:t>&lt;</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&gt;</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private</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 xml:space="preserve">[] array;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private</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int</w:t>
      </w:r>
      <w:r w:rsidRPr="00E57265">
        <w:rPr>
          <w:rFonts w:ascii="Consolas" w:hAnsi="Consolas" w:cs="Consolas"/>
          <w:color w:val="000000"/>
          <w:sz w:val="20"/>
          <w:szCs w:val="20"/>
          <w:highlight w:val="white"/>
          <w:lang w:eastAsia="ro-RO"/>
        </w:rPr>
        <w:t xml:space="preserve"> index;</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public</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int</w:t>
      </w:r>
      <w:r w:rsidRPr="00E57265">
        <w:rPr>
          <w:rFonts w:ascii="Consolas" w:hAnsi="Consolas" w:cs="Consolas"/>
          <w:color w:val="000000"/>
          <w:sz w:val="20"/>
          <w:szCs w:val="20"/>
          <w:highlight w:val="white"/>
          <w:lang w:eastAsia="ro-RO"/>
        </w:rPr>
        <w:t xml:space="preserve"> Lenght { </w:t>
      </w:r>
      <w:r w:rsidRPr="00E57265">
        <w:rPr>
          <w:rFonts w:ascii="Consolas" w:hAnsi="Consolas" w:cs="Consolas"/>
          <w:color w:val="0000FF"/>
          <w:sz w:val="20"/>
          <w:szCs w:val="20"/>
          <w:highlight w:val="white"/>
          <w:lang w:eastAsia="ro-RO"/>
        </w:rPr>
        <w:t>get</w:t>
      </w:r>
      <w:r w:rsidRPr="00E57265">
        <w:rPr>
          <w:rFonts w:ascii="Consolas" w:hAnsi="Consolas" w:cs="Consolas"/>
          <w:color w:val="000000"/>
          <w:sz w:val="20"/>
          <w:szCs w:val="20"/>
          <w:highlight w:val="white"/>
          <w:lang w:eastAsia="ro-RO"/>
        </w:rPr>
        <w:t xml:space="preserve"> { </w:t>
      </w:r>
      <w:r w:rsidRPr="00E57265">
        <w:rPr>
          <w:rFonts w:ascii="Consolas" w:hAnsi="Consolas" w:cs="Consolas"/>
          <w:color w:val="0000FF"/>
          <w:sz w:val="20"/>
          <w:szCs w:val="20"/>
          <w:highlight w:val="white"/>
          <w:lang w:eastAsia="ro-RO"/>
        </w:rPr>
        <w:t>return</w:t>
      </w:r>
      <w:r w:rsidRPr="00E57265">
        <w:rPr>
          <w:rFonts w:ascii="Consolas" w:hAnsi="Consolas" w:cs="Consolas"/>
          <w:color w:val="000000"/>
          <w:sz w:val="20"/>
          <w:szCs w:val="20"/>
          <w:highlight w:val="white"/>
          <w:lang w:eastAsia="ro-RO"/>
        </w:rPr>
        <w:t xml:space="preserve"> index; }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public</w:t>
      </w:r>
      <w:r w:rsidRPr="00E57265">
        <w:rPr>
          <w:rFonts w:ascii="Consolas" w:hAnsi="Consolas" w:cs="Consolas"/>
          <w:color w:val="000000"/>
          <w:sz w:val="20"/>
          <w:szCs w:val="20"/>
          <w:highlight w:val="white"/>
          <w:lang w:eastAsia="ro-RO"/>
        </w:rPr>
        <w:t xml:space="preserve"> Stack() { index = 0; array = </w:t>
      </w:r>
      <w:r w:rsidRPr="00E57265">
        <w:rPr>
          <w:rFonts w:ascii="Consolas" w:hAnsi="Consolas" w:cs="Consolas"/>
          <w:color w:val="0000FF"/>
          <w:sz w:val="20"/>
          <w:szCs w:val="20"/>
          <w:highlight w:val="white"/>
          <w:lang w:eastAsia="ro-RO"/>
        </w:rPr>
        <w:t>new</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[5];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public</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void</w:t>
      </w:r>
      <w:r w:rsidRPr="00E57265">
        <w:rPr>
          <w:rFonts w:ascii="Consolas" w:hAnsi="Consolas" w:cs="Consolas"/>
          <w:color w:val="000000"/>
          <w:sz w:val="20"/>
          <w:szCs w:val="20"/>
          <w:highlight w:val="white"/>
          <w:lang w:eastAsia="ro-RO"/>
        </w:rPr>
        <w:t xml:space="preserve"> Push(</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 xml:space="preserve"> value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if</w:t>
      </w:r>
      <w:r w:rsidRPr="00E57265">
        <w:rPr>
          <w:rFonts w:ascii="Consolas" w:hAnsi="Consolas" w:cs="Consolas"/>
          <w:color w:val="000000"/>
          <w:sz w:val="20"/>
          <w:szCs w:val="20"/>
          <w:highlight w:val="white"/>
          <w:lang w:eastAsia="ro-RO"/>
        </w:rPr>
        <w:t xml:space="preserve"> (index &gt; array.Length - 1)</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 xml:space="preserve">[] temp = </w:t>
      </w:r>
      <w:r w:rsidRPr="00E57265">
        <w:rPr>
          <w:rFonts w:ascii="Consolas" w:hAnsi="Consolas" w:cs="Consolas"/>
          <w:color w:val="0000FF"/>
          <w:sz w:val="20"/>
          <w:szCs w:val="20"/>
          <w:highlight w:val="white"/>
          <w:lang w:eastAsia="ro-RO"/>
        </w:rPr>
        <w:t>new</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[array.Length*2];</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for</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int</w:t>
      </w:r>
      <w:r w:rsidRPr="00E57265">
        <w:rPr>
          <w:rFonts w:ascii="Consolas" w:hAnsi="Consolas" w:cs="Consolas"/>
          <w:color w:val="000000"/>
          <w:sz w:val="20"/>
          <w:szCs w:val="20"/>
          <w:highlight w:val="white"/>
          <w:lang w:eastAsia="ro-RO"/>
        </w:rPr>
        <w:t xml:space="preserve"> i = 0; i &lt; array.Length; i++)</w:t>
      </w:r>
    </w:p>
    <w:p w:rsidR="00E57265" w:rsidRPr="00E57265" w:rsidRDefault="00391A24" w:rsidP="00E57265">
      <w:pPr>
        <w:autoSpaceDE w:val="0"/>
        <w:autoSpaceDN w:val="0"/>
        <w:adjustRightInd w:val="0"/>
        <w:rPr>
          <w:rFonts w:ascii="Consolas" w:hAnsi="Consolas" w:cs="Consolas"/>
          <w:color w:val="000000"/>
          <w:sz w:val="20"/>
          <w:szCs w:val="20"/>
          <w:highlight w:val="white"/>
          <w:lang w:eastAsia="ro-RO"/>
        </w:rPr>
      </w:pPr>
      <w:r>
        <w:rPr>
          <w:rFonts w:ascii="Consolas" w:hAnsi="Consolas" w:cs="Consolas"/>
          <w:color w:val="000000"/>
          <w:sz w:val="20"/>
          <w:szCs w:val="20"/>
          <w:highlight w:val="white"/>
          <w:lang w:eastAsia="ro-RO"/>
        </w:rPr>
        <w:t xml:space="preserve">               </w:t>
      </w:r>
      <w:r w:rsidR="00E57265" w:rsidRPr="00E57265">
        <w:rPr>
          <w:rFonts w:ascii="Consolas" w:hAnsi="Consolas" w:cs="Consolas"/>
          <w:color w:val="000000"/>
          <w:sz w:val="20"/>
          <w:szCs w:val="20"/>
          <w:highlight w:val="white"/>
          <w:lang w:eastAsia="ro-RO"/>
        </w:rPr>
        <w:t xml:space="preserve">    temp[i] = array[i];</w:t>
      </w:r>
    </w:p>
    <w:p w:rsidR="00E57265" w:rsidRPr="00E57265" w:rsidRDefault="00391A24" w:rsidP="00E57265">
      <w:pPr>
        <w:autoSpaceDE w:val="0"/>
        <w:autoSpaceDN w:val="0"/>
        <w:adjustRightInd w:val="0"/>
        <w:rPr>
          <w:rFonts w:ascii="Consolas" w:hAnsi="Consolas" w:cs="Consolas"/>
          <w:color w:val="000000"/>
          <w:sz w:val="20"/>
          <w:szCs w:val="20"/>
          <w:highlight w:val="white"/>
          <w:lang w:eastAsia="ro-RO"/>
        </w:rPr>
      </w:pPr>
      <w:r>
        <w:rPr>
          <w:rFonts w:ascii="Consolas" w:hAnsi="Consolas" w:cs="Consolas"/>
          <w:color w:val="000000"/>
          <w:sz w:val="20"/>
          <w:szCs w:val="20"/>
          <w:highlight w:val="white"/>
          <w:lang w:eastAsia="ro-RO"/>
        </w:rPr>
        <w:t xml:space="preserve">             </w:t>
      </w:r>
      <w:r w:rsidR="00E57265" w:rsidRPr="00E57265">
        <w:rPr>
          <w:rFonts w:ascii="Consolas" w:hAnsi="Consolas" w:cs="Consolas"/>
          <w:color w:val="000000"/>
          <w:sz w:val="20"/>
          <w:szCs w:val="20"/>
          <w:highlight w:val="white"/>
          <w:lang w:eastAsia="ro-RO"/>
        </w:rPr>
        <w:t xml:space="preserve">  array = temp;</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array[index] = value;</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index++;</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public</w:t>
      </w: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 xml:space="preserve"> Pop()</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2B91AF"/>
          <w:sz w:val="20"/>
          <w:szCs w:val="20"/>
          <w:highlight w:val="white"/>
          <w:lang w:eastAsia="ro-RO"/>
        </w:rPr>
        <w:t>T</w:t>
      </w:r>
      <w:r w:rsidRPr="00E57265">
        <w:rPr>
          <w:rFonts w:ascii="Consolas" w:hAnsi="Consolas" w:cs="Consolas"/>
          <w:color w:val="000000"/>
          <w:sz w:val="20"/>
          <w:szCs w:val="20"/>
          <w:highlight w:val="white"/>
          <w:lang w:eastAsia="ro-RO"/>
        </w:rPr>
        <w:t xml:space="preserve"> temp;</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if</w:t>
      </w:r>
      <w:r w:rsidRPr="00E57265">
        <w:rPr>
          <w:rFonts w:ascii="Consolas" w:hAnsi="Consolas" w:cs="Consolas"/>
          <w:color w:val="000000"/>
          <w:sz w:val="20"/>
          <w:szCs w:val="20"/>
          <w:highlight w:val="white"/>
          <w:lang w:eastAsia="ro-RO"/>
        </w:rPr>
        <w:t xml:space="preserve"> (index &gt; 0)</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temp = array[index];</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index--;</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391A24" w:rsidRDefault="00E57265" w:rsidP="00E57265">
      <w:pPr>
        <w:autoSpaceDE w:val="0"/>
        <w:autoSpaceDN w:val="0"/>
        <w:adjustRightInd w:val="0"/>
        <w:rPr>
          <w:rFonts w:ascii="Consolas" w:hAnsi="Consolas" w:cs="Consolas"/>
          <w:color w:val="0000FF"/>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else</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temp = array[index];</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r w:rsidRPr="00E57265">
        <w:rPr>
          <w:rFonts w:ascii="Consolas" w:hAnsi="Consolas" w:cs="Consolas"/>
          <w:color w:val="0000FF"/>
          <w:sz w:val="20"/>
          <w:szCs w:val="20"/>
          <w:highlight w:val="white"/>
          <w:lang w:eastAsia="ro-RO"/>
        </w:rPr>
        <w:t>return</w:t>
      </w:r>
      <w:r w:rsidRPr="00E57265">
        <w:rPr>
          <w:rFonts w:ascii="Consolas" w:hAnsi="Consolas" w:cs="Consolas"/>
          <w:color w:val="000000"/>
          <w:sz w:val="20"/>
          <w:szCs w:val="20"/>
          <w:highlight w:val="white"/>
          <w:lang w:eastAsia="ro-RO"/>
        </w:rPr>
        <w:t xml:space="preserve"> temp;</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E57265" w:rsidRPr="00E57265" w:rsidRDefault="00E57265" w:rsidP="00E57265">
      <w:pPr>
        <w:autoSpaceDE w:val="0"/>
        <w:autoSpaceDN w:val="0"/>
        <w:adjustRightInd w:val="0"/>
        <w:rPr>
          <w:rFonts w:ascii="Consolas" w:hAnsi="Consolas" w:cs="Consolas"/>
          <w:color w:val="000000"/>
          <w:sz w:val="20"/>
          <w:szCs w:val="20"/>
          <w:highlight w:val="white"/>
          <w:lang w:eastAsia="ro-RO"/>
        </w:rPr>
      </w:pPr>
      <w:r w:rsidRPr="00E57265">
        <w:rPr>
          <w:rFonts w:ascii="Consolas" w:hAnsi="Consolas" w:cs="Consolas"/>
          <w:color w:val="000000"/>
          <w:sz w:val="20"/>
          <w:szCs w:val="20"/>
          <w:highlight w:val="white"/>
          <w:lang w:eastAsia="ro-RO"/>
        </w:rPr>
        <w:t xml:space="preserve">   }</w:t>
      </w:r>
    </w:p>
    <w:p w:rsidR="00051D96" w:rsidRDefault="00E57265" w:rsidP="00391A24">
      <w:pPr>
        <w:pStyle w:val="ListParagraph"/>
        <w:ind w:left="0"/>
        <w:rPr>
          <w:rFonts w:ascii="Consolas" w:hAnsi="Consolas" w:cs="Consolas"/>
          <w:color w:val="000000"/>
          <w:sz w:val="20"/>
          <w:szCs w:val="20"/>
          <w:lang w:eastAsia="ro-RO"/>
        </w:rPr>
      </w:pPr>
      <w:r w:rsidRPr="00E57265">
        <w:rPr>
          <w:rFonts w:ascii="Consolas" w:hAnsi="Consolas" w:cs="Consolas"/>
          <w:color w:val="000000"/>
          <w:sz w:val="20"/>
          <w:szCs w:val="20"/>
          <w:highlight w:val="white"/>
          <w:lang w:eastAsia="ro-RO"/>
        </w:rPr>
        <w:t>}</w:t>
      </w:r>
    </w:p>
    <w:p w:rsidR="00271B9A" w:rsidRDefault="00271B9A" w:rsidP="00391A24">
      <w:pPr>
        <w:pStyle w:val="ListParagraph"/>
        <w:ind w:left="0"/>
        <w:rPr>
          <w:rFonts w:ascii="Consolas" w:hAnsi="Consolas" w:cs="Consolas"/>
          <w:color w:val="000000"/>
          <w:sz w:val="20"/>
          <w:szCs w:val="20"/>
          <w:lang w:eastAsia="ro-RO"/>
        </w:rPr>
      </w:pPr>
    </w:p>
    <w:p w:rsidR="00271B9A" w:rsidRDefault="00271B9A" w:rsidP="00391A24">
      <w:pPr>
        <w:pStyle w:val="ListParagraph"/>
        <w:ind w:left="0"/>
        <w:rPr>
          <w:rFonts w:ascii="Consolas" w:hAnsi="Consolas" w:cs="Consolas"/>
          <w:color w:val="000000"/>
          <w:sz w:val="20"/>
          <w:szCs w:val="20"/>
          <w:lang w:eastAsia="ro-RO"/>
        </w:rPr>
      </w:pPr>
    </w:p>
    <w:p w:rsidR="00271B9A" w:rsidRDefault="00271B9A" w:rsidP="00391A24">
      <w:pPr>
        <w:pStyle w:val="ListParagraph"/>
        <w:ind w:left="0"/>
        <w:rPr>
          <w:rFonts w:ascii="Times New Roman" w:hAnsi="Times New Roman"/>
          <w:sz w:val="20"/>
          <w:szCs w:val="20"/>
        </w:rPr>
        <w:sectPr w:rsidR="00271B9A" w:rsidSect="00CD43E0">
          <w:pgSz w:w="11907" w:h="16840" w:code="9"/>
          <w:pgMar w:top="1134" w:right="1134" w:bottom="1134" w:left="1701" w:header="720" w:footer="1021" w:gutter="0"/>
          <w:cols w:space="708"/>
          <w:docGrid w:linePitch="326"/>
        </w:sectPr>
      </w:pPr>
    </w:p>
    <w:p w:rsidR="00271B9A" w:rsidRDefault="00271B9A" w:rsidP="00391A24">
      <w:pPr>
        <w:pStyle w:val="ListParagraph"/>
        <w:ind w:left="0"/>
        <w:rPr>
          <w:rFonts w:ascii="Times New Roman" w:hAnsi="Times New Roman"/>
          <w:sz w:val="20"/>
          <w:szCs w:val="20"/>
        </w:rPr>
      </w:pPr>
    </w:p>
    <w:p w:rsidR="00271B9A" w:rsidRPr="00391A24" w:rsidRDefault="00271B9A" w:rsidP="00391A24">
      <w:pPr>
        <w:pStyle w:val="ListParagraph"/>
        <w:ind w:left="0"/>
        <w:rPr>
          <w:rFonts w:ascii="Times New Roman" w:hAnsi="Times New Roman"/>
          <w:sz w:val="20"/>
          <w:szCs w:val="20"/>
        </w:rPr>
      </w:pPr>
    </w:p>
    <w:p w:rsidR="00DD019F" w:rsidRDefault="00DD019F" w:rsidP="00051D96">
      <w:pPr>
        <w:pStyle w:val="Heading1"/>
      </w:pPr>
      <w:bookmarkStart w:id="55" w:name="_Toc454619809"/>
      <w:bookmarkStart w:id="56" w:name="_Toc454806991"/>
      <w:r>
        <w:t>PARTEA PRACTICĂ A LUCRĂRII</w:t>
      </w:r>
      <w:bookmarkEnd w:id="55"/>
      <w:bookmarkEnd w:id="56"/>
    </w:p>
    <w:p w:rsidR="00DD019F" w:rsidRDefault="00DD019F"/>
    <w:p w:rsidR="00051D96" w:rsidRDefault="00051D96" w:rsidP="00051D96"/>
    <w:p w:rsidR="00051D96" w:rsidRDefault="00AE3D2F" w:rsidP="00DD019F">
      <w:pPr>
        <w:pStyle w:val="Heading2"/>
      </w:pPr>
      <w:bookmarkStart w:id="57" w:name="_Toc454619810"/>
      <w:bookmarkStart w:id="58" w:name="_Toc454806992"/>
      <w:r>
        <w:t>COMPONENTELE</w:t>
      </w:r>
      <w:r w:rsidR="00DC3C12">
        <w:t xml:space="preserve"> </w:t>
      </w:r>
      <w:r w:rsidR="00DD019F">
        <w:t>APLICAȚIEI „CONTAPFA”</w:t>
      </w:r>
      <w:bookmarkEnd w:id="57"/>
      <w:bookmarkEnd w:id="58"/>
    </w:p>
    <w:p w:rsidR="00431187" w:rsidRDefault="00431187" w:rsidP="00431187"/>
    <w:p w:rsidR="00431187" w:rsidRPr="00431187" w:rsidRDefault="00AE3D2F" w:rsidP="00431187">
      <w:pPr>
        <w:pStyle w:val="Heading3"/>
      </w:pPr>
      <w:bookmarkStart w:id="59" w:name="_Toc454619811"/>
      <w:bookmarkStart w:id="60" w:name="_Toc454806993"/>
      <w:r>
        <w:t>ARHITECTURA</w:t>
      </w:r>
      <w:r w:rsidR="00431187">
        <w:t xml:space="preserve"> BAZEI DE DATE</w:t>
      </w:r>
      <w:bookmarkEnd w:id="59"/>
      <w:bookmarkEnd w:id="60"/>
      <w:r w:rsidR="00431187">
        <w:t xml:space="preserve"> </w:t>
      </w:r>
    </w:p>
    <w:p w:rsidR="00271B9A" w:rsidRDefault="00271B9A" w:rsidP="00685A65">
      <w:pPr>
        <w:ind w:firstLine="284"/>
        <w:jc w:val="both"/>
      </w:pPr>
    </w:p>
    <w:p w:rsidR="000E433B" w:rsidRDefault="00DC3C12" w:rsidP="00685A65">
      <w:pPr>
        <w:ind w:firstLine="720"/>
        <w:jc w:val="both"/>
      </w:pPr>
      <w:r>
        <w:t>Aplicația ContaPFA a fost gândită în jurul unei baze de date SQL locale ,în care să reținem toate intrările într-un mod sigur și eficient. S-a ales o bază de date SQL locală deoarece este oferită gratuit de către Microsoft</w:t>
      </w:r>
      <w:r w:rsidR="000E433B">
        <w:t>,</w:t>
      </w:r>
      <w:r>
        <w:t xml:space="preserve"> volumul de date nu este unul așa de mare încât aplicația să necesite o conexiune către un server de baze de date</w:t>
      </w:r>
      <w:r w:rsidR="00B302F2">
        <w:t xml:space="preserve"> și nu este nici </w:t>
      </w:r>
      <w:r w:rsidR="000E433B">
        <w:t xml:space="preserve">necesar un control al concurenței oferit de server deoarece aplicația nu este destinată lucrului mai multor utilizatori deodată </w:t>
      </w:r>
      <w:r>
        <w:t>. Dacă totuși in viitor va fi necesară o astfel de</w:t>
      </w:r>
      <w:r w:rsidR="000E433B">
        <w:t xml:space="preserve"> abordare, migrarea către o baz</w:t>
      </w:r>
      <w:r w:rsidR="00271B9A">
        <w:t>ă</w:t>
      </w:r>
      <w:r w:rsidR="000E433B">
        <w:t xml:space="preserve"> de date de tip concurențial (folosirea unui server MSSQL) fiind foarte ușoară, prin simpla modificare a string-ului de conexiune.</w:t>
      </w:r>
    </w:p>
    <w:p w:rsidR="000E433B" w:rsidRDefault="000E433B" w:rsidP="00685A65">
      <w:pPr>
        <w:ind w:firstLine="720"/>
        <w:jc w:val="both"/>
      </w:pPr>
      <w:r>
        <w:t xml:space="preserve">Tehnologia folosită pentru crearea și gestionarea bazei de date este </w:t>
      </w:r>
      <w:r w:rsidRPr="00685A65">
        <w:rPr>
          <w:b/>
        </w:rPr>
        <w:t>Entity Framework 6</w:t>
      </w:r>
      <w:r>
        <w:t xml:space="preserve"> –code first, ce</w:t>
      </w:r>
      <w:r w:rsidR="00271B9A">
        <w:t>e</w:t>
      </w:r>
      <w:r>
        <w:t xml:space="preserve">a ce permite </w:t>
      </w:r>
      <w:r w:rsidR="00431187">
        <w:t xml:space="preserve">generarea automată a bazei de date dacă aceasta nu există </w:t>
      </w:r>
      <w:r w:rsidR="00271B9A">
        <w:t>î</w:t>
      </w:r>
      <w:r w:rsidR="00431187">
        <w:t xml:space="preserve">n locația indicată </w:t>
      </w:r>
      <w:r w:rsidR="00271B9A">
        <w:t>î</w:t>
      </w:r>
      <w:r w:rsidR="00431187">
        <w:t>n fișierul de configurare (xml).</w:t>
      </w:r>
    </w:p>
    <w:p w:rsidR="00B302F2" w:rsidRDefault="00B302F2" w:rsidP="00685A65">
      <w:pPr>
        <w:ind w:firstLine="720"/>
        <w:jc w:val="both"/>
      </w:pPr>
      <w:r>
        <w:t xml:space="preserve">Baza de date folosită în aplicație numită </w:t>
      </w:r>
      <w:r w:rsidRPr="00685A65">
        <w:rPr>
          <w:b/>
        </w:rPr>
        <w:t>ContaDb</w:t>
      </w:r>
      <w:r>
        <w:t xml:space="preserve"> este compusă din 9 tabele structurate astfel:</w:t>
      </w:r>
    </w:p>
    <w:p w:rsidR="00803F03" w:rsidRDefault="00803F03" w:rsidP="00685A65">
      <w:pPr>
        <w:ind w:firstLine="720"/>
        <w:jc w:val="both"/>
      </w:pPr>
    </w:p>
    <w:p w:rsidR="00B302F2" w:rsidRDefault="00B302F2" w:rsidP="00537F70">
      <w:pPr>
        <w:numPr>
          <w:ilvl w:val="0"/>
          <w:numId w:val="14"/>
        </w:numPr>
      </w:pPr>
      <w:r w:rsidRPr="00685A65">
        <w:rPr>
          <w:b/>
        </w:rPr>
        <w:t xml:space="preserve">Tabela </w:t>
      </w:r>
      <w:r w:rsidR="004A2292" w:rsidRPr="00685A65">
        <w:rPr>
          <w:b/>
        </w:rPr>
        <w:t>Acceptată Refuzată</w:t>
      </w:r>
    </w:p>
    <w:p w:rsidR="00271B9A" w:rsidRDefault="00271B9A" w:rsidP="00685A65">
      <w:pPr>
        <w:ind w:left="993"/>
        <w:jc w:val="both"/>
      </w:pPr>
    </w:p>
    <w:p w:rsidR="00271B9A" w:rsidRDefault="00271B9A" w:rsidP="00685A65">
      <w:pPr>
        <w:ind w:left="993"/>
        <w:jc w:val="both"/>
      </w:pPr>
      <w:r>
        <w:t xml:space="preserve">Stochează date despre statusul lucrării Acceptată respectiv Refuzată de către persoana fizică autorizată. S-a optat pentru această soluție pentru o standardizare a datelor aduse in baza de date dar și pentru a economisii spațiu, tabela fiind legată de tabela Lucrări printr-o relație de tipul one to many. </w:t>
      </w:r>
    </w:p>
    <w:p w:rsidR="00271B9A" w:rsidRDefault="00271B9A" w:rsidP="00685A65">
      <w:pPr>
        <w:ind w:left="993"/>
      </w:pPr>
    </w:p>
    <w:p w:rsidR="005B04E8" w:rsidRDefault="005C5FA7" w:rsidP="00685A65">
      <w:pPr>
        <w:jc w:val="center"/>
        <w:rPr>
          <w:noProof/>
          <w:lang w:eastAsia="ro-RO"/>
        </w:rPr>
      </w:pPr>
      <w:r>
        <w:rPr>
          <w:noProof/>
          <w:lang w:eastAsia="ro-RO"/>
        </w:rPr>
        <w:drawing>
          <wp:inline distT="0" distB="0" distL="0" distR="0" wp14:anchorId="16988C65" wp14:editId="754EAB0C">
            <wp:extent cx="3673475" cy="731520"/>
            <wp:effectExtent l="190500" t="190500" r="193675" b="182880"/>
            <wp:docPr id="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3475" cy="731520"/>
                    </a:xfrm>
                    <a:prstGeom prst="rect">
                      <a:avLst/>
                    </a:prstGeom>
                    <a:ln>
                      <a:noFill/>
                    </a:ln>
                    <a:effectLst>
                      <a:outerShdw blurRad="190500" algn="tl" rotWithShape="0">
                        <a:srgbClr val="000000">
                          <a:alpha val="70000"/>
                        </a:srgbClr>
                      </a:outerShdw>
                    </a:effectLst>
                  </pic:spPr>
                </pic:pic>
              </a:graphicData>
            </a:graphic>
          </wp:inline>
        </w:drawing>
      </w:r>
    </w:p>
    <w:p w:rsidR="00271B9A" w:rsidRDefault="00271B9A" w:rsidP="00685A65">
      <w:pPr>
        <w:pStyle w:val="Caption"/>
        <w:rPr>
          <w:noProof/>
          <w:lang w:eastAsia="ro-RO"/>
        </w:rPr>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w:t>
      </w:r>
      <w:r w:rsidR="00A472CD">
        <w:rPr>
          <w:noProof/>
        </w:rPr>
        <w:fldChar w:fldCharType="end"/>
      </w:r>
      <w:r>
        <w:t>. Tabela Acceptată / Refuzată</w:t>
      </w:r>
    </w:p>
    <w:p w:rsidR="005B04E8" w:rsidRDefault="005B04E8" w:rsidP="005B04E8">
      <w:pPr>
        <w:ind w:left="1004"/>
      </w:pPr>
    </w:p>
    <w:p w:rsidR="00271B9A" w:rsidRDefault="00271B9A" w:rsidP="005B04E8">
      <w:pPr>
        <w:ind w:left="1004"/>
      </w:pPr>
    </w:p>
    <w:p w:rsidR="00B302F2" w:rsidRPr="00685A65" w:rsidRDefault="00B302F2" w:rsidP="00537F70">
      <w:pPr>
        <w:numPr>
          <w:ilvl w:val="0"/>
          <w:numId w:val="14"/>
        </w:numPr>
        <w:rPr>
          <w:b/>
        </w:rPr>
      </w:pPr>
      <w:r w:rsidRPr="00685A65">
        <w:rPr>
          <w:b/>
        </w:rPr>
        <w:t>Tabela Beneficiar</w:t>
      </w:r>
    </w:p>
    <w:p w:rsidR="005B04E8" w:rsidRDefault="005B04E8" w:rsidP="005B04E8">
      <w:pPr>
        <w:ind w:left="1004"/>
      </w:pPr>
    </w:p>
    <w:p w:rsidR="00271B9A" w:rsidRDefault="00271B9A" w:rsidP="00271B9A">
      <w:pPr>
        <w:ind w:left="1004"/>
        <w:jc w:val="both"/>
      </w:pPr>
      <w:r>
        <w:t>Stochează datele de identificare a beneficiarilor lucrărilor. Este legată de tabela Contract printr-o relație de tipul one to many. Pot exista unul sau mai multe contracte care au același beneficiar astfel se economisește spațiu în baza de date.</w:t>
      </w:r>
    </w:p>
    <w:p w:rsidR="00271B9A" w:rsidRDefault="00271B9A" w:rsidP="005B04E8">
      <w:pPr>
        <w:ind w:left="1004"/>
      </w:pPr>
    </w:p>
    <w:p w:rsidR="005B04E8" w:rsidRDefault="005C5FA7" w:rsidP="00685A65">
      <w:pPr>
        <w:jc w:val="center"/>
        <w:rPr>
          <w:noProof/>
          <w:lang w:eastAsia="ro-RO"/>
        </w:rPr>
      </w:pPr>
      <w:r>
        <w:rPr>
          <w:noProof/>
          <w:lang w:eastAsia="ro-RO"/>
        </w:rPr>
        <w:lastRenderedPageBreak/>
        <w:drawing>
          <wp:inline distT="0" distB="0" distL="0" distR="0" wp14:anchorId="5E44AB6F" wp14:editId="0B71BA0A">
            <wp:extent cx="3705225" cy="2870200"/>
            <wp:effectExtent l="190500" t="190500" r="200025" b="196850"/>
            <wp:docPr id="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225" cy="2870200"/>
                    </a:xfrm>
                    <a:prstGeom prst="rect">
                      <a:avLst/>
                    </a:prstGeom>
                    <a:ln>
                      <a:noFill/>
                    </a:ln>
                    <a:effectLst>
                      <a:outerShdw blurRad="190500" algn="tl" rotWithShape="0">
                        <a:srgbClr val="000000">
                          <a:alpha val="70000"/>
                        </a:srgbClr>
                      </a:outerShdw>
                    </a:effectLst>
                  </pic:spPr>
                </pic:pic>
              </a:graphicData>
            </a:graphic>
          </wp:inline>
        </w:drawing>
      </w:r>
    </w:p>
    <w:p w:rsidR="005B04E8" w:rsidRDefault="00271B9A" w:rsidP="00685A65">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2</w:t>
      </w:r>
      <w:r w:rsidR="00A472CD">
        <w:rPr>
          <w:noProof/>
        </w:rPr>
        <w:fldChar w:fldCharType="end"/>
      </w:r>
      <w:r>
        <w:t>. Tabela Beneficiar</w:t>
      </w:r>
    </w:p>
    <w:p w:rsidR="005B04E8" w:rsidRDefault="005B04E8" w:rsidP="00936E10"/>
    <w:p w:rsidR="005B04E8" w:rsidRDefault="005B04E8" w:rsidP="005B04E8">
      <w:pPr>
        <w:ind w:left="1004"/>
      </w:pPr>
    </w:p>
    <w:p w:rsidR="00B302F2" w:rsidRPr="00685A65" w:rsidRDefault="00B302F2" w:rsidP="00537F70">
      <w:pPr>
        <w:numPr>
          <w:ilvl w:val="0"/>
          <w:numId w:val="14"/>
        </w:numPr>
        <w:rPr>
          <w:b/>
        </w:rPr>
      </w:pPr>
      <w:r w:rsidRPr="00685A65">
        <w:rPr>
          <w:b/>
        </w:rPr>
        <w:t>Tabela Contract</w:t>
      </w:r>
    </w:p>
    <w:p w:rsidR="005B04E8" w:rsidRDefault="005B04E8" w:rsidP="005B04E8">
      <w:pPr>
        <w:ind w:left="1004"/>
      </w:pPr>
    </w:p>
    <w:p w:rsidR="005C5FA7" w:rsidRDefault="005C5FA7" w:rsidP="005C5FA7">
      <w:pPr>
        <w:ind w:left="1004"/>
        <w:jc w:val="both"/>
        <w:rPr>
          <w:noProof/>
          <w:lang w:eastAsia="ro-RO"/>
        </w:rPr>
      </w:pPr>
      <w:r>
        <w:rPr>
          <w:noProof/>
          <w:lang w:eastAsia="ro-RO"/>
        </w:rPr>
        <w:t>Stochează datele de identificare a contractelor și asociază fiecărui contract un beneficiar. Totodată Contract este și tabela de legătură între Lucrări , Beneficiari, Plați și Încasări.</w:t>
      </w:r>
    </w:p>
    <w:p w:rsidR="005C5FA7" w:rsidRDefault="005C5FA7" w:rsidP="005B04E8">
      <w:pPr>
        <w:ind w:left="1004"/>
      </w:pPr>
    </w:p>
    <w:p w:rsidR="005B04E8" w:rsidRDefault="005C5FA7" w:rsidP="00685A65">
      <w:pPr>
        <w:jc w:val="center"/>
        <w:rPr>
          <w:noProof/>
          <w:lang w:eastAsia="ro-RO"/>
        </w:rPr>
      </w:pPr>
      <w:r>
        <w:rPr>
          <w:noProof/>
          <w:lang w:eastAsia="ro-RO"/>
        </w:rPr>
        <w:drawing>
          <wp:inline distT="0" distB="0" distL="0" distR="0" wp14:anchorId="765FEFF7" wp14:editId="5985DE80">
            <wp:extent cx="3649345" cy="1749425"/>
            <wp:effectExtent l="190500" t="190500" r="198755" b="193675"/>
            <wp:docPr id="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9345" cy="1749425"/>
                    </a:xfrm>
                    <a:prstGeom prst="rect">
                      <a:avLst/>
                    </a:prstGeom>
                    <a:ln>
                      <a:noFill/>
                    </a:ln>
                    <a:effectLst>
                      <a:outerShdw blurRad="190500" algn="tl" rotWithShape="0">
                        <a:srgbClr val="000000">
                          <a:alpha val="70000"/>
                        </a:srgbClr>
                      </a:outerShdw>
                    </a:effectLst>
                  </pic:spPr>
                </pic:pic>
              </a:graphicData>
            </a:graphic>
          </wp:inline>
        </w:drawing>
      </w:r>
    </w:p>
    <w:p w:rsidR="00936E10" w:rsidRDefault="00271B9A" w:rsidP="00685A65">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3</w:t>
      </w:r>
      <w:r w:rsidR="00A472CD">
        <w:rPr>
          <w:noProof/>
        </w:rPr>
        <w:fldChar w:fldCharType="end"/>
      </w:r>
      <w:r>
        <w:t>. Tabela Contract</w:t>
      </w:r>
    </w:p>
    <w:p w:rsidR="00271B9A" w:rsidRPr="00685A65" w:rsidRDefault="00271B9A" w:rsidP="00685A65"/>
    <w:p w:rsidR="005B04E8" w:rsidRDefault="005B04E8" w:rsidP="005B04E8">
      <w:pPr>
        <w:ind w:left="1004"/>
      </w:pPr>
    </w:p>
    <w:p w:rsidR="00537F70" w:rsidRPr="00685A65" w:rsidRDefault="00537F70" w:rsidP="00537F70">
      <w:pPr>
        <w:numPr>
          <w:ilvl w:val="0"/>
          <w:numId w:val="14"/>
        </w:numPr>
        <w:rPr>
          <w:b/>
        </w:rPr>
      </w:pPr>
      <w:r w:rsidRPr="00685A65">
        <w:rPr>
          <w:b/>
        </w:rPr>
        <w:t xml:space="preserve">Tabela </w:t>
      </w:r>
      <w:r w:rsidR="004A2292" w:rsidRPr="00685A65">
        <w:rPr>
          <w:b/>
        </w:rPr>
        <w:t>Încasări</w:t>
      </w:r>
    </w:p>
    <w:p w:rsidR="00271B9A" w:rsidRDefault="00271B9A" w:rsidP="00685A65">
      <w:pPr>
        <w:ind w:left="1004"/>
      </w:pPr>
    </w:p>
    <w:p w:rsidR="00271B9A" w:rsidRDefault="00271B9A" w:rsidP="00685A65">
      <w:pPr>
        <w:ind w:left="993"/>
        <w:jc w:val="both"/>
        <w:rPr>
          <w:noProof/>
          <w:lang w:eastAsia="ro-RO"/>
        </w:rPr>
      </w:pPr>
      <w:r>
        <w:rPr>
          <w:noProof/>
          <w:lang w:eastAsia="ro-RO"/>
        </w:rPr>
        <w:t>Stochează date cu privire la operațiunea de încasare a unei sume de bani în urma unui serviciu prestat conform unui contract. Datele stochate aici împreună cu cele din tabela Plăți, sunt folosite pentru generea ulterioară a unor rapoarte către fisc cum ar fi: Declarația 200, Declarația 392/b, etc.</w:t>
      </w:r>
    </w:p>
    <w:p w:rsidR="005B04E8" w:rsidRDefault="005B04E8" w:rsidP="005B04E8">
      <w:pPr>
        <w:ind w:left="644"/>
      </w:pPr>
    </w:p>
    <w:p w:rsidR="005B04E8" w:rsidRDefault="005C5FA7" w:rsidP="00685A65">
      <w:pPr>
        <w:jc w:val="center"/>
        <w:rPr>
          <w:noProof/>
          <w:lang w:eastAsia="ro-RO"/>
        </w:rPr>
      </w:pPr>
      <w:r>
        <w:rPr>
          <w:noProof/>
          <w:lang w:eastAsia="ro-RO"/>
        </w:rPr>
        <w:lastRenderedPageBreak/>
        <w:drawing>
          <wp:inline distT="0" distB="0" distL="0" distR="0" wp14:anchorId="52242B66" wp14:editId="50A1D7D9">
            <wp:extent cx="3649345" cy="2846705"/>
            <wp:effectExtent l="190500" t="190500" r="198755" b="182245"/>
            <wp:docPr id="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9345" cy="2846705"/>
                    </a:xfrm>
                    <a:prstGeom prst="rect">
                      <a:avLst/>
                    </a:prstGeom>
                    <a:ln>
                      <a:noFill/>
                    </a:ln>
                    <a:effectLst>
                      <a:outerShdw blurRad="190500" algn="tl" rotWithShape="0">
                        <a:srgbClr val="000000">
                          <a:alpha val="70000"/>
                        </a:srgbClr>
                      </a:outerShdw>
                    </a:effectLst>
                  </pic:spPr>
                </pic:pic>
              </a:graphicData>
            </a:graphic>
          </wp:inline>
        </w:drawing>
      </w:r>
    </w:p>
    <w:p w:rsidR="005B04E8" w:rsidRDefault="00271B9A" w:rsidP="00685A65">
      <w:pPr>
        <w:pStyle w:val="Caption"/>
        <w:rPr>
          <w:noProof/>
          <w:lang w:eastAsia="ro-RO"/>
        </w:rPr>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4</w:t>
      </w:r>
      <w:r w:rsidR="00A472CD">
        <w:rPr>
          <w:noProof/>
        </w:rPr>
        <w:fldChar w:fldCharType="end"/>
      </w:r>
      <w:r>
        <w:t>. Tabela Încasări</w:t>
      </w:r>
    </w:p>
    <w:p w:rsidR="005B04E8" w:rsidRDefault="005B04E8" w:rsidP="005B04E8">
      <w:pPr>
        <w:ind w:left="644"/>
        <w:rPr>
          <w:noProof/>
          <w:lang w:eastAsia="ro-RO"/>
        </w:rPr>
      </w:pPr>
    </w:p>
    <w:p w:rsidR="00714B94" w:rsidRDefault="00714B94" w:rsidP="00714B94">
      <w:pPr>
        <w:ind w:left="1004"/>
      </w:pPr>
    </w:p>
    <w:p w:rsidR="00714B94" w:rsidRPr="00685A65" w:rsidRDefault="00714B94" w:rsidP="00714B94">
      <w:pPr>
        <w:numPr>
          <w:ilvl w:val="0"/>
          <w:numId w:val="14"/>
        </w:numPr>
        <w:rPr>
          <w:b/>
        </w:rPr>
      </w:pPr>
      <w:r w:rsidRPr="00685A65">
        <w:rPr>
          <w:b/>
        </w:rPr>
        <w:t>Tabela Plati</w:t>
      </w:r>
    </w:p>
    <w:p w:rsidR="00714B94" w:rsidRDefault="00714B94" w:rsidP="00714B94">
      <w:pPr>
        <w:ind w:left="1004"/>
      </w:pPr>
    </w:p>
    <w:p w:rsidR="00803F03" w:rsidRDefault="00803F03" w:rsidP="00685A65">
      <w:pPr>
        <w:ind w:firstLine="720"/>
        <w:jc w:val="both"/>
        <w:rPr>
          <w:noProof/>
          <w:lang w:eastAsia="ro-RO"/>
        </w:rPr>
      </w:pPr>
      <w:r>
        <w:rPr>
          <w:noProof/>
          <w:lang w:eastAsia="ro-RO"/>
        </w:rPr>
        <w:t>Stochează date despre plățile efectuate de către persoana fizică autorizată având aceleași campuri ca și tabela Încasări și aceași folosință.</w:t>
      </w:r>
    </w:p>
    <w:p w:rsidR="00803F03" w:rsidRDefault="00803F03" w:rsidP="00714B94">
      <w:pPr>
        <w:ind w:left="1004"/>
      </w:pPr>
    </w:p>
    <w:p w:rsidR="005B04E8" w:rsidRDefault="005C5FA7" w:rsidP="00685A65">
      <w:pPr>
        <w:jc w:val="center"/>
        <w:rPr>
          <w:noProof/>
          <w:lang w:eastAsia="ro-RO"/>
        </w:rPr>
      </w:pPr>
      <w:r>
        <w:rPr>
          <w:noProof/>
          <w:lang w:eastAsia="ro-RO"/>
        </w:rPr>
        <w:drawing>
          <wp:inline distT="0" distB="0" distL="0" distR="0" wp14:anchorId="79027C63" wp14:editId="6F6ACC23">
            <wp:extent cx="3697605" cy="2838450"/>
            <wp:effectExtent l="190500" t="190500" r="188595" b="190500"/>
            <wp:docPr id="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7605" cy="2838450"/>
                    </a:xfrm>
                    <a:prstGeom prst="rect">
                      <a:avLst/>
                    </a:prstGeom>
                    <a:ln>
                      <a:noFill/>
                    </a:ln>
                    <a:effectLst>
                      <a:outerShdw blurRad="190500" algn="tl" rotWithShape="0">
                        <a:srgbClr val="000000">
                          <a:alpha val="70000"/>
                        </a:srgbClr>
                      </a:outerShdw>
                    </a:effectLst>
                  </pic:spPr>
                </pic:pic>
              </a:graphicData>
            </a:graphic>
          </wp:inline>
        </w:drawing>
      </w:r>
    </w:p>
    <w:p w:rsidR="00803F03" w:rsidRDefault="00803F03" w:rsidP="00685A65">
      <w:pPr>
        <w:pStyle w:val="Caption"/>
        <w:rPr>
          <w:noProof/>
          <w:lang w:eastAsia="ro-RO"/>
        </w:rPr>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5</w:t>
      </w:r>
      <w:r w:rsidR="00A472CD">
        <w:rPr>
          <w:noProof/>
        </w:rPr>
        <w:fldChar w:fldCharType="end"/>
      </w:r>
      <w:r>
        <w:t>. Tabela Plăți</w:t>
      </w:r>
    </w:p>
    <w:p w:rsidR="00803F03" w:rsidRDefault="00803F03" w:rsidP="00714B94">
      <w:pPr>
        <w:ind w:left="644"/>
        <w:rPr>
          <w:noProof/>
          <w:lang w:eastAsia="ro-RO"/>
        </w:rPr>
      </w:pPr>
    </w:p>
    <w:p w:rsidR="00803F03" w:rsidRDefault="00803F03" w:rsidP="00714B94">
      <w:pPr>
        <w:ind w:left="644"/>
        <w:rPr>
          <w:noProof/>
          <w:lang w:eastAsia="ro-RO"/>
        </w:rPr>
      </w:pPr>
    </w:p>
    <w:p w:rsidR="00803F03" w:rsidRDefault="00803F03" w:rsidP="00714B94">
      <w:pPr>
        <w:ind w:left="644"/>
        <w:rPr>
          <w:noProof/>
          <w:lang w:eastAsia="ro-RO"/>
        </w:rPr>
      </w:pPr>
    </w:p>
    <w:p w:rsidR="00803F03" w:rsidRDefault="00803F03" w:rsidP="00714B94">
      <w:pPr>
        <w:ind w:left="644"/>
        <w:rPr>
          <w:noProof/>
          <w:lang w:eastAsia="ro-RO"/>
        </w:rPr>
      </w:pPr>
    </w:p>
    <w:p w:rsidR="00803F03" w:rsidRDefault="00803F03" w:rsidP="00714B94">
      <w:pPr>
        <w:ind w:left="644"/>
        <w:rPr>
          <w:noProof/>
          <w:lang w:eastAsia="ro-RO"/>
        </w:rPr>
      </w:pPr>
    </w:p>
    <w:p w:rsidR="00714B94" w:rsidRDefault="00714B94" w:rsidP="00714B94"/>
    <w:p w:rsidR="00537F70" w:rsidRPr="00685A65" w:rsidRDefault="00537F70" w:rsidP="00537F70">
      <w:pPr>
        <w:numPr>
          <w:ilvl w:val="0"/>
          <w:numId w:val="14"/>
        </w:numPr>
        <w:rPr>
          <w:b/>
        </w:rPr>
      </w:pPr>
      <w:r w:rsidRPr="00685A65">
        <w:rPr>
          <w:b/>
        </w:rPr>
        <w:lastRenderedPageBreak/>
        <w:t>Tabela Lucrare</w:t>
      </w:r>
    </w:p>
    <w:p w:rsidR="005B04E8" w:rsidRDefault="005B04E8" w:rsidP="005B04E8">
      <w:pPr>
        <w:ind w:left="1004"/>
      </w:pPr>
    </w:p>
    <w:p w:rsidR="00803F03" w:rsidRDefault="00803F03" w:rsidP="00685A65">
      <w:pPr>
        <w:ind w:left="1004"/>
        <w:jc w:val="both"/>
        <w:rPr>
          <w:noProof/>
          <w:lang w:eastAsia="ro-RO"/>
        </w:rPr>
      </w:pPr>
      <w:r>
        <w:rPr>
          <w:noProof/>
          <w:lang w:eastAsia="ro-RO"/>
        </w:rPr>
        <w:t>Stochează date și informații despre lucrarile efectuate sau în desfăsurarea ale persoanei fizice autorizate în domeniul lucrărilor de cadastru și topografie conform cerințelor A.N.C.P.I (Agenția Națională de Cadastru și Publicitate Imobiliară). Aceasta este legată printr-o relație de tipul one to one de tabela Contract, iar de  tabela AcceptatăRespinsă,  tabela RecepționatRespins și de tabela TipLucrare printr- relație de tipul one to many.</w:t>
      </w:r>
    </w:p>
    <w:p w:rsidR="00803F03" w:rsidRDefault="00803F03" w:rsidP="005B04E8">
      <w:pPr>
        <w:ind w:left="1004"/>
      </w:pPr>
    </w:p>
    <w:p w:rsidR="005B04E8" w:rsidRDefault="005C5FA7" w:rsidP="00685A65">
      <w:pPr>
        <w:jc w:val="center"/>
        <w:rPr>
          <w:noProof/>
          <w:lang w:eastAsia="ro-RO"/>
        </w:rPr>
      </w:pPr>
      <w:r>
        <w:rPr>
          <w:noProof/>
          <w:lang w:eastAsia="ro-RO"/>
        </w:rPr>
        <w:drawing>
          <wp:inline distT="0" distB="0" distL="0" distR="0" wp14:anchorId="7B712C91" wp14:editId="3FC7A02D">
            <wp:extent cx="3506470" cy="3323590"/>
            <wp:effectExtent l="190500" t="190500" r="189230" b="181610"/>
            <wp:docPr id="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6470" cy="3323590"/>
                    </a:xfrm>
                    <a:prstGeom prst="rect">
                      <a:avLst/>
                    </a:prstGeom>
                    <a:ln>
                      <a:noFill/>
                    </a:ln>
                    <a:effectLst>
                      <a:outerShdw blurRad="190500" algn="tl" rotWithShape="0">
                        <a:srgbClr val="000000">
                          <a:alpha val="70000"/>
                        </a:srgbClr>
                      </a:outerShdw>
                    </a:effectLst>
                  </pic:spPr>
                </pic:pic>
              </a:graphicData>
            </a:graphic>
          </wp:inline>
        </w:drawing>
      </w:r>
    </w:p>
    <w:p w:rsidR="00E75B66" w:rsidRDefault="00803F03" w:rsidP="00685A65">
      <w:pPr>
        <w:pStyle w:val="Caption"/>
        <w:rPr>
          <w:noProof/>
          <w:lang w:eastAsia="ro-RO"/>
        </w:rPr>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6</w:t>
      </w:r>
      <w:r w:rsidR="00A472CD">
        <w:rPr>
          <w:noProof/>
        </w:rPr>
        <w:fldChar w:fldCharType="end"/>
      </w:r>
      <w:r>
        <w:t>. Tabela Lucrare</w:t>
      </w:r>
    </w:p>
    <w:p w:rsidR="00A66162" w:rsidRDefault="00A66162" w:rsidP="00E75B66">
      <w:pPr>
        <w:ind w:left="1004"/>
      </w:pPr>
    </w:p>
    <w:p w:rsidR="00537F70" w:rsidRPr="00685A65" w:rsidRDefault="00537F70" w:rsidP="00537F70">
      <w:pPr>
        <w:numPr>
          <w:ilvl w:val="0"/>
          <w:numId w:val="14"/>
        </w:numPr>
        <w:rPr>
          <w:b/>
        </w:rPr>
      </w:pPr>
      <w:r w:rsidRPr="00685A65">
        <w:rPr>
          <w:b/>
        </w:rPr>
        <w:t>Tabela ReceptionatRespins</w:t>
      </w:r>
    </w:p>
    <w:p w:rsidR="00E75B66" w:rsidRDefault="00E75B66" w:rsidP="00E75B66">
      <w:pPr>
        <w:ind w:left="1004"/>
      </w:pPr>
    </w:p>
    <w:p w:rsidR="00803F03" w:rsidRDefault="00803F03" w:rsidP="00685A65">
      <w:pPr>
        <w:ind w:left="1004"/>
        <w:jc w:val="both"/>
        <w:rPr>
          <w:noProof/>
          <w:lang w:eastAsia="ro-RO"/>
        </w:rPr>
      </w:pPr>
      <w:r>
        <w:t xml:space="preserve">Stochează date despre statusul lucrării Recepționată respectiv Respinsă de către O.C.P.I. (Oficiul de Cadastru și Publicitate Imobiliară) . S-a optat pentru această soluție pentru o standardizare a datelor aduse in baza de date dar și pentru a economisii spațiu, tabela fiind legată de tabela Lucrări printr-o relație de tipul one to many. </w:t>
      </w:r>
    </w:p>
    <w:p w:rsidR="00803F03" w:rsidRDefault="00803F03" w:rsidP="00E75B66">
      <w:pPr>
        <w:ind w:left="1004"/>
      </w:pPr>
    </w:p>
    <w:p w:rsidR="00E75B66" w:rsidRDefault="005C5FA7" w:rsidP="00685A65">
      <w:pPr>
        <w:jc w:val="center"/>
        <w:rPr>
          <w:noProof/>
          <w:lang w:eastAsia="ro-RO"/>
        </w:rPr>
      </w:pPr>
      <w:r>
        <w:rPr>
          <w:noProof/>
          <w:lang w:eastAsia="ro-RO"/>
        </w:rPr>
        <w:drawing>
          <wp:inline distT="0" distB="0" distL="0" distR="0" wp14:anchorId="610D59AD" wp14:editId="58362FC4">
            <wp:extent cx="3665855" cy="636270"/>
            <wp:effectExtent l="190500" t="190500" r="182245" b="182880"/>
            <wp:docPr id="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5855" cy="636270"/>
                    </a:xfrm>
                    <a:prstGeom prst="rect">
                      <a:avLst/>
                    </a:prstGeom>
                    <a:ln>
                      <a:noFill/>
                    </a:ln>
                    <a:effectLst>
                      <a:outerShdw blurRad="190500" algn="tl" rotWithShape="0">
                        <a:srgbClr val="000000">
                          <a:alpha val="70000"/>
                        </a:srgbClr>
                      </a:outerShdw>
                    </a:effectLst>
                  </pic:spPr>
                </pic:pic>
              </a:graphicData>
            </a:graphic>
          </wp:inline>
        </w:drawing>
      </w:r>
    </w:p>
    <w:p w:rsidR="00835842" w:rsidRDefault="00803F03" w:rsidP="00685A65">
      <w:pPr>
        <w:pStyle w:val="Caption"/>
        <w:rPr>
          <w:noProof/>
          <w:lang w:eastAsia="ro-RO"/>
        </w:rPr>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7</w:t>
      </w:r>
      <w:r w:rsidR="00A472CD">
        <w:rPr>
          <w:noProof/>
        </w:rPr>
        <w:fldChar w:fldCharType="end"/>
      </w:r>
      <w:r>
        <w:t xml:space="preserve">. </w:t>
      </w:r>
      <w:r w:rsidRPr="004057E7">
        <w:t>Tabela ReceptionatRespins</w:t>
      </w:r>
    </w:p>
    <w:p w:rsidR="00803F03" w:rsidRDefault="00803F03" w:rsidP="00E75B66">
      <w:pPr>
        <w:ind w:left="1004"/>
      </w:pPr>
    </w:p>
    <w:p w:rsidR="00803F03" w:rsidRDefault="00803F03" w:rsidP="00E75B66">
      <w:pPr>
        <w:ind w:left="1004"/>
      </w:pPr>
    </w:p>
    <w:p w:rsidR="00803F03" w:rsidRDefault="00803F03" w:rsidP="00E75B66">
      <w:pPr>
        <w:ind w:left="1004"/>
      </w:pPr>
    </w:p>
    <w:p w:rsidR="00803F03" w:rsidRDefault="00803F03" w:rsidP="00E75B66">
      <w:pPr>
        <w:ind w:left="1004"/>
      </w:pPr>
    </w:p>
    <w:p w:rsidR="00E75B66" w:rsidRDefault="00E75B66" w:rsidP="00E75B66">
      <w:pPr>
        <w:ind w:left="1004"/>
      </w:pPr>
    </w:p>
    <w:p w:rsidR="00537F70" w:rsidRPr="00685A65" w:rsidRDefault="00537F70" w:rsidP="00537F70">
      <w:pPr>
        <w:numPr>
          <w:ilvl w:val="0"/>
          <w:numId w:val="14"/>
        </w:numPr>
        <w:rPr>
          <w:b/>
        </w:rPr>
      </w:pPr>
      <w:r w:rsidRPr="00685A65">
        <w:rPr>
          <w:b/>
        </w:rPr>
        <w:lastRenderedPageBreak/>
        <w:t>Tabela TipAct</w:t>
      </w:r>
    </w:p>
    <w:p w:rsidR="00803F03" w:rsidRDefault="00803F03" w:rsidP="00685A65">
      <w:pPr>
        <w:ind w:left="993"/>
      </w:pPr>
    </w:p>
    <w:p w:rsidR="00803F03" w:rsidRDefault="00803F03" w:rsidP="00685A65">
      <w:pPr>
        <w:ind w:left="993"/>
        <w:jc w:val="both"/>
      </w:pPr>
      <w:r>
        <w:t>Stochează tipul de act de identificare  cu care s-a legitimat beneficiarul unei lucrări și în baza căruia s-a semnat un contract.</w:t>
      </w:r>
    </w:p>
    <w:p w:rsidR="00835842" w:rsidRDefault="00835842" w:rsidP="00835842">
      <w:pPr>
        <w:ind w:left="1004"/>
      </w:pPr>
    </w:p>
    <w:p w:rsidR="00835842" w:rsidRDefault="005C5FA7" w:rsidP="00685A65">
      <w:pPr>
        <w:jc w:val="center"/>
        <w:rPr>
          <w:noProof/>
          <w:lang w:eastAsia="ro-RO"/>
        </w:rPr>
      </w:pPr>
      <w:r>
        <w:rPr>
          <w:noProof/>
          <w:lang w:eastAsia="ro-RO"/>
        </w:rPr>
        <w:drawing>
          <wp:inline distT="0" distB="0" distL="0" distR="0" wp14:anchorId="64BD2FE8" wp14:editId="48E3B1F2">
            <wp:extent cx="3625850" cy="675640"/>
            <wp:effectExtent l="190500" t="190500" r="184150" b="181610"/>
            <wp:docPr id="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5850" cy="675640"/>
                    </a:xfrm>
                    <a:prstGeom prst="rect">
                      <a:avLst/>
                    </a:prstGeom>
                    <a:ln>
                      <a:noFill/>
                    </a:ln>
                    <a:effectLst>
                      <a:outerShdw blurRad="190500" algn="tl" rotWithShape="0">
                        <a:srgbClr val="000000">
                          <a:alpha val="70000"/>
                        </a:srgbClr>
                      </a:outerShdw>
                    </a:effectLst>
                  </pic:spPr>
                </pic:pic>
              </a:graphicData>
            </a:graphic>
          </wp:inline>
        </w:drawing>
      </w:r>
    </w:p>
    <w:p w:rsidR="00835842" w:rsidRDefault="00803F03" w:rsidP="00685A65">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8</w:t>
      </w:r>
      <w:r w:rsidR="00A472CD">
        <w:rPr>
          <w:noProof/>
        </w:rPr>
        <w:fldChar w:fldCharType="end"/>
      </w:r>
      <w:r>
        <w:t xml:space="preserve">. </w:t>
      </w:r>
      <w:r w:rsidRPr="00592FBD">
        <w:t>Tabela TipAct</w:t>
      </w:r>
    </w:p>
    <w:p w:rsidR="00A66162" w:rsidRDefault="00A66162" w:rsidP="00835842">
      <w:pPr>
        <w:ind w:left="1004"/>
      </w:pPr>
    </w:p>
    <w:p w:rsidR="005B04E8" w:rsidRPr="00685A65" w:rsidRDefault="00537F70" w:rsidP="00BB74D6">
      <w:pPr>
        <w:numPr>
          <w:ilvl w:val="0"/>
          <w:numId w:val="14"/>
        </w:numPr>
        <w:rPr>
          <w:b/>
        </w:rPr>
      </w:pPr>
      <w:r w:rsidRPr="00685A65">
        <w:rPr>
          <w:b/>
        </w:rPr>
        <w:t>Tabela TipLucrare</w:t>
      </w:r>
    </w:p>
    <w:p w:rsidR="00835842" w:rsidRDefault="00835842" w:rsidP="00835842">
      <w:pPr>
        <w:ind w:left="1004"/>
      </w:pPr>
    </w:p>
    <w:p w:rsidR="00803F03" w:rsidRDefault="00803F03" w:rsidP="00685A65">
      <w:pPr>
        <w:ind w:left="1004"/>
        <w:jc w:val="both"/>
        <w:rPr>
          <w:noProof/>
          <w:lang w:eastAsia="ro-RO"/>
        </w:rPr>
      </w:pPr>
      <w:r>
        <w:rPr>
          <w:noProof/>
          <w:lang w:eastAsia="ro-RO"/>
        </w:rPr>
        <w:t>Stochează datele cu privire la tipul lucrărilor și codul acestora, lucrări aflate in nomenclatorul A.N.C.P.I. Tabela este legată de tabela Lucrări printr-o relație de tipul one to many.</w:t>
      </w:r>
    </w:p>
    <w:p w:rsidR="00803F03" w:rsidRDefault="00803F03" w:rsidP="00835842">
      <w:pPr>
        <w:ind w:left="1004"/>
      </w:pPr>
    </w:p>
    <w:p w:rsidR="00835842" w:rsidRDefault="005C5FA7" w:rsidP="00685A65">
      <w:pPr>
        <w:jc w:val="center"/>
        <w:rPr>
          <w:noProof/>
          <w:lang w:eastAsia="ro-RO"/>
        </w:rPr>
      </w:pPr>
      <w:r>
        <w:rPr>
          <w:noProof/>
          <w:lang w:eastAsia="ro-RO"/>
        </w:rPr>
        <w:drawing>
          <wp:inline distT="0" distB="0" distL="0" distR="0" wp14:anchorId="746E1358" wp14:editId="3DE903D7">
            <wp:extent cx="3721100" cy="898525"/>
            <wp:effectExtent l="190500" t="190500" r="184150" b="187325"/>
            <wp:docPr id="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100" cy="898525"/>
                    </a:xfrm>
                    <a:prstGeom prst="rect">
                      <a:avLst/>
                    </a:prstGeom>
                    <a:ln>
                      <a:noFill/>
                    </a:ln>
                    <a:effectLst>
                      <a:outerShdw blurRad="190500" algn="tl" rotWithShape="0">
                        <a:srgbClr val="000000">
                          <a:alpha val="70000"/>
                        </a:srgbClr>
                      </a:outerShdw>
                    </a:effectLst>
                  </pic:spPr>
                </pic:pic>
              </a:graphicData>
            </a:graphic>
          </wp:inline>
        </w:drawing>
      </w:r>
    </w:p>
    <w:p w:rsidR="00F95E07" w:rsidRDefault="00803F03" w:rsidP="00685A65">
      <w:pPr>
        <w:pStyle w:val="Caption"/>
        <w:rPr>
          <w:noProof/>
          <w:lang w:eastAsia="ro-RO"/>
        </w:rPr>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9</w:t>
      </w:r>
      <w:r w:rsidR="00A472CD">
        <w:rPr>
          <w:noProof/>
        </w:rPr>
        <w:fldChar w:fldCharType="end"/>
      </w:r>
      <w:r>
        <w:t xml:space="preserve">. </w:t>
      </w:r>
      <w:r w:rsidRPr="007A2F69">
        <w:t>Tabela TipLucrare</w:t>
      </w:r>
    </w:p>
    <w:p w:rsidR="00355B8D" w:rsidRDefault="00355B8D" w:rsidP="00355B8D">
      <w:pPr>
        <w:rPr>
          <w:noProof/>
          <w:lang w:eastAsia="ro-RO"/>
        </w:rPr>
      </w:pPr>
    </w:p>
    <w:p w:rsidR="00B36C35" w:rsidRDefault="00B36C35" w:rsidP="00685A65">
      <w:pPr>
        <w:ind w:firstLine="720"/>
        <w:jc w:val="both"/>
        <w:rPr>
          <w:noProof/>
          <w:lang w:eastAsia="ro-RO"/>
        </w:rPr>
      </w:pPr>
      <w:r>
        <w:rPr>
          <w:noProof/>
          <w:lang w:eastAsia="ro-RO"/>
        </w:rPr>
        <w:t>Normalizarea datelor s-a făcut avându</w:t>
      </w:r>
      <w:r w:rsidR="00803F03">
        <w:rPr>
          <w:noProof/>
          <w:lang w:eastAsia="ro-RO"/>
        </w:rPr>
        <w:t>-</w:t>
      </w:r>
      <w:r>
        <w:rPr>
          <w:noProof/>
          <w:lang w:eastAsia="ro-RO"/>
        </w:rPr>
        <w:t xml:space="preserve">se în vedere o obținere a unui raport viteză de răspuns/spațiu ocupat pe disc optim, precum și evitarea introducerii de date rdundante sau greșit formatate de către </w:t>
      </w:r>
      <w:r w:rsidR="00C34E56">
        <w:rPr>
          <w:noProof/>
          <w:lang w:eastAsia="ro-RO"/>
        </w:rPr>
        <w:t>utilizator</w:t>
      </w:r>
      <w:r>
        <w:rPr>
          <w:noProof/>
          <w:lang w:eastAsia="ro-RO"/>
        </w:rPr>
        <w:t xml:space="preserve">. De exemplu </w:t>
      </w:r>
      <w:r w:rsidR="00C34E56">
        <w:rPr>
          <w:noProof/>
          <w:lang w:eastAsia="ro-RO"/>
        </w:rPr>
        <w:t>numele unei lucrări poate fi scris de către același utilizator sau utilizatori diferiți în feluri diferite, facând mai dificile interogările bazei de date</w:t>
      </w:r>
      <w:r w:rsidR="00803F03">
        <w:rPr>
          <w:noProof/>
          <w:lang w:eastAsia="ro-RO"/>
        </w:rPr>
        <w:t>,</w:t>
      </w:r>
      <w:r w:rsidR="00C34E56">
        <w:rPr>
          <w:noProof/>
          <w:lang w:eastAsia="ro-RO"/>
        </w:rPr>
        <w:t xml:space="preserve"> dar și o ocupare de spațiu pe disc mai mare</w:t>
      </w:r>
      <w:r w:rsidR="00803F03">
        <w:rPr>
          <w:noProof/>
          <w:lang w:eastAsia="ro-RO"/>
        </w:rPr>
        <w:t>,</w:t>
      </w:r>
      <w:r w:rsidR="00C34E56">
        <w:rPr>
          <w:noProof/>
          <w:lang w:eastAsia="ro-RO"/>
        </w:rPr>
        <w:t xml:space="preserve"> putând să existe în felul acesta mai multe înregistrări pentru aceași lucrare. </w:t>
      </w:r>
      <w:r>
        <w:rPr>
          <w:noProof/>
          <w:lang w:eastAsia="ro-RO"/>
        </w:rPr>
        <w:t xml:space="preserve"> </w:t>
      </w:r>
    </w:p>
    <w:p w:rsidR="00B36C35" w:rsidRDefault="00B36C35" w:rsidP="00B36C35">
      <w:pPr>
        <w:ind w:firstLine="720"/>
        <w:rPr>
          <w:noProof/>
          <w:lang w:eastAsia="ro-RO"/>
        </w:rPr>
      </w:pPr>
    </w:p>
    <w:p w:rsidR="00355B8D" w:rsidRDefault="00355B8D" w:rsidP="00355B8D">
      <w:r>
        <w:rPr>
          <w:noProof/>
          <w:lang w:eastAsia="ro-RO"/>
        </w:rPr>
        <w:t>Relația între tabele se poate observa și din diagrama de mai jos:</w:t>
      </w:r>
    </w:p>
    <w:p w:rsidR="005B04E8" w:rsidRDefault="005B04E8" w:rsidP="005B04E8"/>
    <w:p w:rsidR="005B04E8" w:rsidRDefault="005B04E8" w:rsidP="005B04E8"/>
    <w:p w:rsidR="00E645CB" w:rsidRDefault="00B302F2" w:rsidP="00E645CB">
      <w:pPr>
        <w:keepNext/>
        <w:ind w:firstLine="284"/>
      </w:pPr>
      <w:r>
        <w:lastRenderedPageBreak/>
        <w:t xml:space="preserve"> </w:t>
      </w:r>
      <w:r w:rsidR="00DC3C12">
        <w:t xml:space="preserve">   </w:t>
      </w:r>
      <w:r w:rsidR="005C5FA7">
        <w:rPr>
          <w:noProof/>
          <w:lang w:eastAsia="ro-RO"/>
        </w:rPr>
        <w:drawing>
          <wp:inline distT="0" distB="0" distL="0" distR="0" wp14:anchorId="48BF12AA" wp14:editId="653BE623">
            <wp:extent cx="5756910" cy="5693410"/>
            <wp:effectExtent l="0" t="0" r="0" b="2540"/>
            <wp:docPr id="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5693410"/>
                    </a:xfrm>
                    <a:prstGeom prst="rect">
                      <a:avLst/>
                    </a:prstGeom>
                    <a:noFill/>
                    <a:ln>
                      <a:noFill/>
                    </a:ln>
                  </pic:spPr>
                </pic:pic>
              </a:graphicData>
            </a:graphic>
          </wp:inline>
        </w:drawing>
      </w:r>
    </w:p>
    <w:p w:rsidR="00E645CB" w:rsidRDefault="00E645CB" w:rsidP="006B29C1">
      <w:pPr>
        <w:pStyle w:val="Caption"/>
      </w:pPr>
    </w:p>
    <w:p w:rsidR="00DC3C12" w:rsidRDefault="00803F03" w:rsidP="006B29C1">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10</w:t>
      </w:r>
      <w:r w:rsidR="00A472CD">
        <w:rPr>
          <w:noProof/>
        </w:rPr>
        <w:fldChar w:fldCharType="end"/>
      </w:r>
      <w:r>
        <w:t>.</w:t>
      </w:r>
      <w:r w:rsidR="00E645CB">
        <w:t xml:space="preserve"> Relația de legătură între tabelele bazei de date ContaDb </w:t>
      </w:r>
    </w:p>
    <w:p w:rsidR="00B302F2" w:rsidRDefault="00B302F2" w:rsidP="00DC3C12">
      <w:pPr>
        <w:ind w:firstLine="284"/>
      </w:pPr>
    </w:p>
    <w:p w:rsidR="00391A24" w:rsidRDefault="00391A24" w:rsidP="00391A24"/>
    <w:p w:rsidR="00C34E56" w:rsidRDefault="00EA54CC" w:rsidP="00685A65">
      <w:pPr>
        <w:ind w:firstLine="720"/>
        <w:jc w:val="both"/>
      </w:pPr>
      <w:r>
        <w:t>Pentru crearea bazei de date descrisă mai sus s-a folosit un Framework dezvoltat de Microsoft</w:t>
      </w:r>
      <w:r w:rsidR="00803F03">
        <w:t>,</w:t>
      </w:r>
      <w:r>
        <w:t xml:space="preserve"> numit </w:t>
      </w:r>
      <w:r w:rsidRPr="00685A65">
        <w:rPr>
          <w:b/>
          <w:i/>
        </w:rPr>
        <w:t>Entity Framework</w:t>
      </w:r>
      <w:r>
        <w:t xml:space="preserve">. Entity Framework este un Object Relational Mapping </w:t>
      </w:r>
      <w:r w:rsidR="00D66752">
        <w:t xml:space="preserve">(ORM) </w:t>
      </w:r>
      <w:r>
        <w:t>Framework care este o îmbunătățire a lui ADO.NET și pune la dispoziția programatorului</w:t>
      </w:r>
      <w:r w:rsidR="00D66752">
        <w:t xml:space="preserve"> un mecanism automat de accesare a datelor dintr-o bază de date.</w:t>
      </w:r>
    </w:p>
    <w:p w:rsidR="00803F03" w:rsidRDefault="00803F03" w:rsidP="00EA54CC">
      <w:pPr>
        <w:ind w:firstLine="720"/>
      </w:pPr>
    </w:p>
    <w:p w:rsidR="00D66752" w:rsidRDefault="00D66752" w:rsidP="00EA54CC">
      <w:pPr>
        <w:ind w:firstLine="720"/>
      </w:pPr>
      <w:r>
        <w:t>Entity Framework se poate folosi în trei scenarii:</w:t>
      </w:r>
    </w:p>
    <w:p w:rsidR="00D66752" w:rsidRDefault="00D66752" w:rsidP="00D66752">
      <w:pPr>
        <w:numPr>
          <w:ilvl w:val="0"/>
          <w:numId w:val="15"/>
        </w:numPr>
      </w:pPr>
      <w:r>
        <w:t>Generare de cod (clase) după schema unei baze de date existente (database first)</w:t>
      </w:r>
      <w:r w:rsidR="004C69AE">
        <w:t>.</w:t>
      </w:r>
    </w:p>
    <w:p w:rsidR="00D66752" w:rsidRDefault="00D66752" w:rsidP="00D66752">
      <w:pPr>
        <w:numPr>
          <w:ilvl w:val="0"/>
          <w:numId w:val="15"/>
        </w:numPr>
      </w:pPr>
      <w:r>
        <w:t>Crearea bazei de date după crearea claselor modelului (code first)</w:t>
      </w:r>
      <w:r w:rsidR="004C69AE">
        <w:t>.</w:t>
      </w:r>
    </w:p>
    <w:p w:rsidR="00D66752" w:rsidRDefault="00D66752" w:rsidP="00685A65">
      <w:pPr>
        <w:numPr>
          <w:ilvl w:val="0"/>
          <w:numId w:val="15"/>
        </w:numPr>
        <w:jc w:val="both"/>
      </w:pPr>
      <w:r>
        <w:t xml:space="preserve">Crearea schemei unei baze de date </w:t>
      </w:r>
      <w:r w:rsidR="004C69AE">
        <w:t>î</w:t>
      </w:r>
      <w:r>
        <w:t>n modul visual designer și apoi crearea bazei de date și a claselor.</w:t>
      </w:r>
    </w:p>
    <w:p w:rsidR="00D66752" w:rsidRDefault="00D66752" w:rsidP="00D66752"/>
    <w:p w:rsidR="00644EC7" w:rsidRDefault="005C5FA7" w:rsidP="00685A65">
      <w:pPr>
        <w:jc w:val="center"/>
      </w:pPr>
      <w:r>
        <w:rPr>
          <w:noProof/>
          <w:lang w:eastAsia="ro-RO"/>
        </w:rPr>
        <w:lastRenderedPageBreak/>
        <w:drawing>
          <wp:inline distT="0" distB="0" distL="0" distR="0" wp14:anchorId="24B9B806" wp14:editId="03D58E82">
            <wp:extent cx="4985385" cy="4531995"/>
            <wp:effectExtent l="190500" t="190500" r="196215" b="192405"/>
            <wp:docPr id="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5385" cy="4531995"/>
                    </a:xfrm>
                    <a:prstGeom prst="rect">
                      <a:avLst/>
                    </a:prstGeom>
                    <a:ln>
                      <a:noFill/>
                    </a:ln>
                    <a:effectLst>
                      <a:outerShdw blurRad="190500" algn="tl" rotWithShape="0">
                        <a:srgbClr val="000000">
                          <a:alpha val="70000"/>
                        </a:srgbClr>
                      </a:outerShdw>
                    </a:effectLst>
                  </pic:spPr>
                </pic:pic>
              </a:graphicData>
            </a:graphic>
          </wp:inline>
        </w:drawing>
      </w:r>
    </w:p>
    <w:p w:rsidR="006A5151" w:rsidRDefault="00803F03" w:rsidP="006B29C1">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11</w:t>
      </w:r>
      <w:r w:rsidR="00A472CD">
        <w:rPr>
          <w:noProof/>
        </w:rPr>
        <w:fldChar w:fldCharType="end"/>
      </w:r>
      <w:r>
        <w:t>.</w:t>
      </w:r>
      <w:r w:rsidR="004C69AE">
        <w:t xml:space="preserve"> Entity Framework / </w:t>
      </w:r>
      <w:r w:rsidR="00644EC7">
        <w:t xml:space="preserve"> Sursă:</w:t>
      </w:r>
      <w:r w:rsidR="00644EC7" w:rsidRPr="00644EC7">
        <w:t xml:space="preserve"> http://www.entityframeworktutorial.net/what-is-entityframework.aspx</w:t>
      </w:r>
    </w:p>
    <w:p w:rsidR="006A5151" w:rsidRDefault="006A5151" w:rsidP="00D66752">
      <w:pPr>
        <w:ind w:firstLine="360"/>
      </w:pPr>
    </w:p>
    <w:p w:rsidR="006A5151" w:rsidRDefault="006A5151" w:rsidP="00D66752">
      <w:pPr>
        <w:ind w:firstLine="360"/>
      </w:pPr>
    </w:p>
    <w:p w:rsidR="005E10C3" w:rsidRDefault="00D66752" w:rsidP="00685A65">
      <w:pPr>
        <w:ind w:firstLine="720"/>
        <w:jc w:val="both"/>
      </w:pPr>
      <w:r>
        <w:t xml:space="preserve">Dar totuși ce este ORM?  Este o unealtă care permite salvarea obiectelor într-o bază de date de tip relațional cum ar fi MSSQL </w:t>
      </w:r>
      <w:r w:rsidR="005E10C3">
        <w:t>î</w:t>
      </w:r>
      <w:r>
        <w:t xml:space="preserve">ntru-un mod automat fără </w:t>
      </w:r>
      <w:r w:rsidR="00E9270C">
        <w:t>scriere de prea mult cod.</w:t>
      </w:r>
      <w:r w:rsidR="004C69AE">
        <w:t xml:space="preserve"> </w:t>
      </w:r>
      <w:r w:rsidR="005E10C3">
        <w:t>ORM permite separarea design-ului bazei de date de domain class design. Acest lucru face ca aplicația să se întrețină ușor și să se extindă la nevoie.</w:t>
      </w:r>
      <w:r w:rsidR="004C69AE">
        <w:t xml:space="preserve"> </w:t>
      </w:r>
      <w:r w:rsidR="005E10C3">
        <w:t>De asemenea conține un standard automat C.R.U.D, (Create, Read, Update, Delete) deci programatorul nu trebuie să le mai scrie manual.</w:t>
      </w:r>
    </w:p>
    <w:p w:rsidR="00600F86" w:rsidRDefault="00600F86" w:rsidP="00685A65">
      <w:pPr>
        <w:ind w:firstLine="720"/>
        <w:jc w:val="both"/>
      </w:pPr>
      <w:r>
        <w:t xml:space="preserve">Mai multe informații despre arhitectura, precum și modul de lucru cu Entity Framework se pot găsi la: </w:t>
      </w:r>
      <w:hyperlink r:id="rId35" w:history="1">
        <w:r w:rsidR="004C69AE" w:rsidRPr="005D5358">
          <w:rPr>
            <w:rStyle w:val="Hyperlink"/>
          </w:rPr>
          <w:t>http://www.entityframeworktutorial.net/EntityFramework5/entity-framework5-introduction.aspx</w:t>
        </w:r>
      </w:hyperlink>
      <w:r w:rsidR="004C69AE">
        <w:t xml:space="preserve"> </w:t>
      </w:r>
      <w:r>
        <w:t xml:space="preserve"> </w:t>
      </w:r>
    </w:p>
    <w:p w:rsidR="00644EC7" w:rsidRDefault="00644EC7" w:rsidP="00D66752">
      <w:pPr>
        <w:ind w:firstLine="360"/>
      </w:pPr>
    </w:p>
    <w:p w:rsidR="00644EC7" w:rsidRDefault="005C5FA7" w:rsidP="00685A65">
      <w:pPr>
        <w:jc w:val="center"/>
      </w:pPr>
      <w:r>
        <w:rPr>
          <w:noProof/>
          <w:lang w:eastAsia="ro-RO"/>
        </w:rPr>
        <w:drawing>
          <wp:inline distT="0" distB="0" distL="0" distR="0" wp14:anchorId="2A3651A8" wp14:editId="00E765A3">
            <wp:extent cx="4055165" cy="1117055"/>
            <wp:effectExtent l="190500" t="190500" r="193040" b="197485"/>
            <wp:docPr id="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5836" cy="1117240"/>
                    </a:xfrm>
                    <a:prstGeom prst="rect">
                      <a:avLst/>
                    </a:prstGeom>
                    <a:ln>
                      <a:noFill/>
                    </a:ln>
                    <a:effectLst>
                      <a:outerShdw blurRad="190500" algn="tl" rotWithShape="0">
                        <a:srgbClr val="000000">
                          <a:alpha val="70000"/>
                        </a:srgbClr>
                      </a:outerShdw>
                    </a:effectLst>
                  </pic:spPr>
                </pic:pic>
              </a:graphicData>
            </a:graphic>
          </wp:inline>
        </w:drawing>
      </w:r>
    </w:p>
    <w:p w:rsidR="00644EC7" w:rsidRDefault="004C69AE" w:rsidP="00E92C87">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12</w:t>
      </w:r>
      <w:r w:rsidR="00A472CD">
        <w:rPr>
          <w:noProof/>
        </w:rPr>
        <w:fldChar w:fldCharType="end"/>
      </w:r>
      <w:r>
        <w:t>. ORM /</w:t>
      </w:r>
      <w:r w:rsidR="00644EC7">
        <w:t xml:space="preserve"> Sursă:</w:t>
      </w:r>
      <w:r w:rsidR="00644EC7" w:rsidRPr="00644EC7">
        <w:t xml:space="preserve"> http://www.entityframeworktutorial.net/what-is-entityframework.aspx</w:t>
      </w:r>
    </w:p>
    <w:p w:rsidR="00D66752" w:rsidRDefault="00D66752" w:rsidP="00D66752">
      <w:pPr>
        <w:ind w:firstLine="360"/>
      </w:pPr>
      <w:r>
        <w:t xml:space="preserve"> </w:t>
      </w:r>
    </w:p>
    <w:p w:rsidR="00600F86" w:rsidRDefault="00600F86" w:rsidP="00D66752">
      <w:pPr>
        <w:ind w:firstLine="360"/>
      </w:pPr>
    </w:p>
    <w:p w:rsidR="00600F86" w:rsidRDefault="00562115" w:rsidP="00562115">
      <w:pPr>
        <w:pStyle w:val="Heading3"/>
      </w:pPr>
      <w:bookmarkStart w:id="61" w:name="_Toc454619812"/>
      <w:bookmarkStart w:id="62" w:name="_Toc454806994"/>
      <w:r>
        <w:t>ARHITECTURA APLICAȚIEI CONTAPFA</w:t>
      </w:r>
      <w:bookmarkEnd w:id="61"/>
      <w:bookmarkEnd w:id="62"/>
    </w:p>
    <w:p w:rsidR="00600F86" w:rsidRDefault="00600F86" w:rsidP="00D66752">
      <w:pPr>
        <w:ind w:firstLine="360"/>
      </w:pPr>
    </w:p>
    <w:p w:rsidR="00600F86" w:rsidRDefault="009D3AA6" w:rsidP="009D3AA6">
      <w:pPr>
        <w:ind w:firstLine="720"/>
      </w:pPr>
      <w:r>
        <w:t>Soluția aplicației „ContaPFA”  este compusă din trei proiecte și anume:</w:t>
      </w:r>
    </w:p>
    <w:p w:rsidR="009D3AA6" w:rsidRDefault="009D3AA6" w:rsidP="00685A65">
      <w:pPr>
        <w:numPr>
          <w:ilvl w:val="0"/>
          <w:numId w:val="14"/>
        </w:numPr>
        <w:jc w:val="both"/>
      </w:pPr>
      <w:r>
        <w:t>ContaPFA care gestionează interfața grafică (forms și user controls) precum și logica aplicației (business logic).</w:t>
      </w:r>
    </w:p>
    <w:p w:rsidR="009D3AA6" w:rsidRDefault="009D3AA6" w:rsidP="00685A65">
      <w:pPr>
        <w:numPr>
          <w:ilvl w:val="0"/>
          <w:numId w:val="14"/>
        </w:numPr>
        <w:jc w:val="both"/>
      </w:pPr>
      <w:r>
        <w:t xml:space="preserve">Queries gestionează comunicarea dintre </w:t>
      </w:r>
      <w:r w:rsidRPr="009D3AA6">
        <w:t xml:space="preserve">business </w:t>
      </w:r>
      <w:r>
        <w:t>logic-ul aplicației și baza de date.</w:t>
      </w:r>
    </w:p>
    <w:p w:rsidR="009D3AA6" w:rsidRDefault="009D3AA6" w:rsidP="00685A65">
      <w:pPr>
        <w:numPr>
          <w:ilvl w:val="0"/>
          <w:numId w:val="14"/>
        </w:numPr>
        <w:jc w:val="both"/>
      </w:pPr>
      <w:r>
        <w:t>InsallerContaPFA așa cum îi spune și numele se ocupă de generarea installer-ului aplicației.</w:t>
      </w:r>
    </w:p>
    <w:p w:rsidR="009D3AA6" w:rsidRDefault="009D3AA6" w:rsidP="009D3AA6"/>
    <w:p w:rsidR="000631C3" w:rsidRDefault="005C5FA7" w:rsidP="00685A65">
      <w:pPr>
        <w:jc w:val="center"/>
      </w:pPr>
      <w:r>
        <w:rPr>
          <w:noProof/>
          <w:lang w:eastAsia="ro-RO"/>
        </w:rPr>
        <w:drawing>
          <wp:inline distT="0" distB="0" distL="0" distR="0" wp14:anchorId="14C24D7C" wp14:editId="7D234A5C">
            <wp:extent cx="3990975" cy="1571625"/>
            <wp:effectExtent l="190500" t="190500" r="200025" b="2000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975" cy="1571625"/>
                    </a:xfrm>
                    <a:prstGeom prst="rect">
                      <a:avLst/>
                    </a:prstGeom>
                    <a:ln>
                      <a:noFill/>
                    </a:ln>
                    <a:effectLst>
                      <a:outerShdw blurRad="190500" algn="tl" rotWithShape="0">
                        <a:srgbClr val="000000">
                          <a:alpha val="70000"/>
                        </a:srgbClr>
                      </a:outerShdw>
                    </a:effectLst>
                  </pic:spPr>
                </pic:pic>
              </a:graphicData>
            </a:graphic>
          </wp:inline>
        </w:drawing>
      </w:r>
    </w:p>
    <w:p w:rsidR="005A69B7" w:rsidRDefault="005A69B7" w:rsidP="002073BF">
      <w:r>
        <w:rPr>
          <w:noProof/>
          <w:lang w:eastAsia="ro-RO"/>
        </w:rPr>
        <mc:AlternateContent>
          <mc:Choice Requires="wps">
            <w:drawing>
              <wp:inline distT="0" distB="0" distL="0" distR="0" wp14:anchorId="1898B358" wp14:editId="3524EDBE">
                <wp:extent cx="5771072" cy="184150"/>
                <wp:effectExtent l="0" t="0" r="1270" b="6350"/>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072" cy="18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0672" w:rsidRPr="0040159B" w:rsidRDefault="00FD0672" w:rsidP="00E92C87">
                            <w:pPr>
                              <w:pStyle w:val="Caption"/>
                              <w:rPr>
                                <w:noProof/>
                                <w:sz w:val="24"/>
                                <w:szCs w:val="24"/>
                              </w:rPr>
                            </w:pPr>
                            <w:r>
                              <w:t xml:space="preserve">Figura  </w:t>
                            </w:r>
                            <w:r w:rsidR="00A472CD">
                              <w:fldChar w:fldCharType="begin"/>
                            </w:r>
                            <w:r w:rsidR="00A472CD">
                              <w:instrText xml:space="preserve"> STYLE</w:instrText>
                            </w:r>
                            <w:r w:rsidR="00A472CD">
                              <w:instrText xml:space="preserve">REF 1 \s </w:instrText>
                            </w:r>
                            <w:r w:rsidR="00A472CD">
                              <w:fldChar w:fldCharType="separate"/>
                            </w:r>
                            <w:r w:rsidR="00E92C87">
                              <w:rPr>
                                <w:noProof/>
                              </w:rPr>
                              <w:t>2</w:t>
                            </w:r>
                            <w:r w:rsidR="00A472CD">
                              <w:rPr>
                                <w:noProof/>
                              </w:rPr>
                              <w:fldChar w:fldCharType="end"/>
                            </w:r>
                            <w:r>
                              <w:noBreakHyphen/>
                            </w:r>
                            <w:r w:rsidR="00A472CD">
                              <w:fldChar w:fldCharType="begin"/>
                            </w:r>
                            <w:r w:rsidR="00A472CD">
                              <w:instrText xml:space="preserve"> SEQ Figura_ \* ARABIC \s 1 </w:instrText>
                            </w:r>
                            <w:r w:rsidR="00A472CD">
                              <w:fldChar w:fldCharType="separate"/>
                            </w:r>
                            <w:r w:rsidR="00E92C87">
                              <w:rPr>
                                <w:noProof/>
                              </w:rPr>
                              <w:t>13</w:t>
                            </w:r>
                            <w:r w:rsidR="00A472CD">
                              <w:rPr>
                                <w:noProof/>
                              </w:rPr>
                              <w:fldChar w:fldCharType="end"/>
                            </w:r>
                            <w:r>
                              <w:t>. Soluția aplicației ContaPFA</w:t>
                            </w:r>
                          </w:p>
                        </w:txbxContent>
                      </wps:txbx>
                      <wps:bodyPr rot="0" vert="horz" wrap="square" lIns="0" tIns="0" rIns="0" bIns="0" anchor="t" anchorCtr="0" upright="1">
                        <a:spAutoFit/>
                      </wps:bodyPr>
                    </wps:wsp>
                  </a:graphicData>
                </a:graphic>
              </wp:inline>
            </w:drawing>
          </mc:Choice>
          <mc:Fallback>
            <w:pict>
              <v:shape w14:anchorId="1898B358" id="Text Box 9" o:spid="_x0000_s1027" type="#_x0000_t202" style="width:454.4pt;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" stroked="f">
                <v:textbox style="mso-fit-shape-to-text:t" inset="0,0,0,0">
                  <w:txbxContent>
                    <w:p w:rsidR="00FD0672" w:rsidRPr="0040159B" w:rsidRDefault="00FD0672" w:rsidP="00E92C87">
                      <w:pPr>
                        <w:pStyle w:val="Caption"/>
                        <w:rPr>
                          <w:noProof/>
                          <w:sz w:val="24"/>
                          <w:szCs w:val="24"/>
                        </w:rPr>
                      </w:pPr>
                      <w:r>
                        <w:t xml:space="preserve">Figura  </w:t>
                      </w:r>
                      <w:r w:rsidR="00A472CD">
                        <w:fldChar w:fldCharType="begin"/>
                      </w:r>
                      <w:r w:rsidR="00A472CD">
                        <w:instrText xml:space="preserve"> STYLE</w:instrText>
                      </w:r>
                      <w:r w:rsidR="00A472CD">
                        <w:instrText xml:space="preserve">REF 1 \s </w:instrText>
                      </w:r>
                      <w:r w:rsidR="00A472CD">
                        <w:fldChar w:fldCharType="separate"/>
                      </w:r>
                      <w:r w:rsidR="00E92C87">
                        <w:rPr>
                          <w:noProof/>
                        </w:rPr>
                        <w:t>2</w:t>
                      </w:r>
                      <w:r w:rsidR="00A472CD">
                        <w:rPr>
                          <w:noProof/>
                        </w:rPr>
                        <w:fldChar w:fldCharType="end"/>
                      </w:r>
                      <w:r>
                        <w:noBreakHyphen/>
                      </w:r>
                      <w:r w:rsidR="00A472CD">
                        <w:fldChar w:fldCharType="begin"/>
                      </w:r>
                      <w:r w:rsidR="00A472CD">
                        <w:instrText xml:space="preserve"> SEQ Figura_ \* ARABIC \s 1 </w:instrText>
                      </w:r>
                      <w:r w:rsidR="00A472CD">
                        <w:fldChar w:fldCharType="separate"/>
                      </w:r>
                      <w:r w:rsidR="00E92C87">
                        <w:rPr>
                          <w:noProof/>
                        </w:rPr>
                        <w:t>13</w:t>
                      </w:r>
                      <w:r w:rsidR="00A472CD">
                        <w:rPr>
                          <w:noProof/>
                        </w:rPr>
                        <w:fldChar w:fldCharType="end"/>
                      </w:r>
                      <w:r>
                        <w:t>. Soluția aplicației ContaPFA</w:t>
                      </w:r>
                    </w:p>
                  </w:txbxContent>
                </v:textbox>
                <w10:anchorlock/>
              </v:shape>
            </w:pict>
          </mc:Fallback>
        </mc:AlternateContent>
      </w:r>
    </w:p>
    <w:p w:rsidR="005A69B7" w:rsidRPr="002073BF" w:rsidRDefault="005A69B7" w:rsidP="002073BF"/>
    <w:p w:rsidR="002073BF" w:rsidRPr="002073BF" w:rsidRDefault="002073BF" w:rsidP="002073BF"/>
    <w:p w:rsidR="002073BF" w:rsidRDefault="002073BF" w:rsidP="002073BF"/>
    <w:p w:rsidR="00F1395C" w:rsidRDefault="00F1395C" w:rsidP="00685A65">
      <w:pPr>
        <w:numPr>
          <w:ilvl w:val="0"/>
          <w:numId w:val="16"/>
        </w:numPr>
        <w:ind w:hanging="11"/>
        <w:jc w:val="both"/>
      </w:pPr>
      <w:r w:rsidRPr="00E92C87">
        <w:rPr>
          <w:b/>
        </w:rPr>
        <w:t>Proiectul ContaPFA</w:t>
      </w:r>
      <w:r>
        <w:t xml:space="preserve">  conține patru form-uri: ContaPfaForm</w:t>
      </w:r>
      <w:r w:rsidR="005A69B7">
        <w:t xml:space="preserve">, </w:t>
      </w:r>
      <w:r>
        <w:t>BeneficiariForm,</w:t>
      </w:r>
      <w:r w:rsidR="005A69B7">
        <w:t xml:space="preserve"> FilterForm și</w:t>
      </w:r>
      <w:r>
        <w:t xml:space="preserve"> SelectTipLucrări, precum și trei user controls</w:t>
      </w:r>
      <w:r w:rsidR="005A69B7">
        <w:t>:</w:t>
      </w:r>
      <w:r>
        <w:t xml:space="preserve"> ucContracte, ucLucrări, ucOperațiuni. Ca design pattern pentru comportamentul user controls și forms s-a utilizat Singleton pentru a preveni instanțierea multiplă a unei clase. Durata de viață a obiectului   ContaPfaForm și a obiectelor de tip user control enumerate mai sus este pe toată durata de execuție a programului. </w:t>
      </w:r>
    </w:p>
    <w:p w:rsidR="00992047" w:rsidRDefault="00F1395C" w:rsidP="00685A65">
      <w:pPr>
        <w:ind w:firstLine="720"/>
        <w:jc w:val="both"/>
      </w:pPr>
      <w:r>
        <w:t xml:space="preserve">Form-ul ContaPfaForm este folosit ca un șablon pentru elementele de interfață grafică comune </w:t>
      </w:r>
      <w:r w:rsidR="00992047">
        <w:t xml:space="preserve">iar în urma unor evenimente generate de utilizator sau aplicație părțile dinamice (user controls) apar în form. </w:t>
      </w:r>
    </w:p>
    <w:p w:rsidR="00842BEC" w:rsidRDefault="00992047" w:rsidP="00685A65">
      <w:pPr>
        <w:ind w:firstLine="720"/>
        <w:jc w:val="both"/>
        <w:rPr>
          <w:noProof/>
        </w:rPr>
      </w:pPr>
      <w:r>
        <w:t>Ca design pattern pentru obținere instanțelor obiectelor de tip user control s-a folosit un pattern denumit Factory.</w:t>
      </w:r>
      <w:r w:rsidR="005A69B7">
        <w:t xml:space="preserve"> </w:t>
      </w:r>
      <w:r w:rsidR="00124ADC">
        <w:t>Definiția acestui design pattern este conform link-ului de mai jos:</w:t>
      </w:r>
      <w:r>
        <w:t xml:space="preserve"> </w:t>
      </w:r>
      <w:r w:rsidR="00842BEC">
        <w:rPr>
          <w:noProof/>
        </w:rPr>
        <w:t xml:space="preserve"> </w:t>
      </w:r>
    </w:p>
    <w:p w:rsidR="00992047" w:rsidRDefault="00842BEC" w:rsidP="00F1395C">
      <w:pPr>
        <w:ind w:firstLine="720"/>
        <w:rPr>
          <w:noProof/>
        </w:rPr>
      </w:pPr>
      <w:r>
        <w:rPr>
          <w:noProof/>
        </w:rPr>
        <w:t>(</w:t>
      </w:r>
      <w:hyperlink r:id="rId38" w:history="1">
        <w:r w:rsidRPr="00E64D1C">
          <w:rPr>
            <w:rStyle w:val="Hyperlink"/>
            <w:noProof/>
          </w:rPr>
          <w:t>http://cursuri.cs.pub.ro/~poo/wiki/index.php/Design_Patterns_Basics</w:t>
        </w:r>
      </w:hyperlink>
      <w:r>
        <w:rPr>
          <w:noProof/>
        </w:rPr>
        <w:t>)</w:t>
      </w:r>
    </w:p>
    <w:p w:rsidR="00842BEC" w:rsidRDefault="00842BEC" w:rsidP="00685A65">
      <w:pPr>
        <w:jc w:val="both"/>
      </w:pPr>
      <w:r>
        <w:t xml:space="preserve">„Patternul Factory face parte din categoria </w:t>
      </w:r>
      <w:r>
        <w:rPr>
          <w:i/>
          <w:iCs/>
        </w:rPr>
        <w:t>Creational Patterns</w:t>
      </w:r>
      <w:r>
        <w:t xml:space="preserve"> si ca atare rezolv</w:t>
      </w:r>
      <w:r w:rsidR="0077038A">
        <w:t>ă</w:t>
      </w:r>
      <w:r>
        <w:t xml:space="preserve"> problema creării unui obiect fără a specifica exact clasa obiectului ce urmează a fi creat. Acest lucru este implementat prin definirea unei metode al cărei scop este crearea obiectelor. Metoda va avea specificat ca parametru de întors in antet un obiect de tip părinte, urmând ca, in funcție de alegerea programatorului, aceasta sa creeze si sa întoarcă obiecte noi de tip copil.”</w:t>
      </w:r>
    </w:p>
    <w:p w:rsidR="00842BEC" w:rsidRDefault="005C5FA7" w:rsidP="00685A65">
      <w:pPr>
        <w:keepNext/>
        <w:jc w:val="center"/>
      </w:pPr>
      <w:r>
        <w:rPr>
          <w:noProof/>
          <w:lang w:eastAsia="ro-RO"/>
        </w:rPr>
        <w:lastRenderedPageBreak/>
        <w:drawing>
          <wp:inline distT="0" distB="0" distL="0" distR="0" wp14:anchorId="1DBD7BA7" wp14:editId="093D6DA5">
            <wp:extent cx="3411220" cy="2051685"/>
            <wp:effectExtent l="0" t="0" r="0" b="5715"/>
            <wp:docPr id="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1220" cy="2051685"/>
                    </a:xfrm>
                    <a:prstGeom prst="rect">
                      <a:avLst/>
                    </a:prstGeom>
                    <a:noFill/>
                    <a:ln>
                      <a:noFill/>
                    </a:ln>
                  </pic:spPr>
                </pic:pic>
              </a:graphicData>
            </a:graphic>
          </wp:inline>
        </w:drawing>
      </w:r>
    </w:p>
    <w:p w:rsidR="005A69B7" w:rsidRDefault="005A69B7" w:rsidP="005A69B7">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14</w:t>
      </w:r>
      <w:r w:rsidR="00A472CD">
        <w:rPr>
          <w:noProof/>
        </w:rPr>
        <w:fldChar w:fldCharType="end"/>
      </w:r>
      <w:r>
        <w:t>.</w:t>
      </w:r>
      <w:r w:rsidR="00842BEC">
        <w:t>Diagrame UML cu implementare design pattern-ului Factory</w:t>
      </w:r>
      <w:r w:rsidRPr="005A69B7">
        <w:t xml:space="preserve"> </w:t>
      </w:r>
      <w:r>
        <w:t xml:space="preserve">/ Sursa: </w:t>
      </w:r>
      <w:r w:rsidRPr="00EB608A">
        <w:t>http://cursuri.cs.pub.ro/~poo/wiki/index.php/Design_Patterns_Basics</w:t>
      </w:r>
    </w:p>
    <w:p w:rsidR="00842BEC" w:rsidRDefault="00842BEC" w:rsidP="00685A65"/>
    <w:p w:rsidR="0077038A" w:rsidRDefault="007D4DA7" w:rsidP="0077038A">
      <w:r>
        <w:t xml:space="preserve">Pentru o mai bună înțelegere voi arăta și o scurtă implementare a acestui pattern </w:t>
      </w:r>
      <w:r w:rsidR="009951B0">
        <w:t>î</w:t>
      </w:r>
      <w:r>
        <w:t>n C#</w:t>
      </w:r>
    </w:p>
    <w:p w:rsidR="007D4DA7" w:rsidRDefault="007D4DA7" w:rsidP="0077038A"/>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FF"/>
          <w:sz w:val="20"/>
          <w:szCs w:val="19"/>
          <w:highlight w:val="white"/>
          <w:lang w:eastAsia="ro-RO"/>
        </w:rPr>
        <w:t>using</w:t>
      </w:r>
      <w:r w:rsidRPr="007D4DA7">
        <w:rPr>
          <w:rFonts w:ascii="Consolas" w:hAnsi="Consolas" w:cs="Consolas"/>
          <w:color w:val="000000"/>
          <w:sz w:val="20"/>
          <w:szCs w:val="19"/>
          <w:highlight w:val="white"/>
          <w:lang w:eastAsia="ro-RO"/>
        </w:rPr>
        <w:t xml:space="preserve"> System.Collections.Generic;</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FF"/>
          <w:sz w:val="20"/>
          <w:szCs w:val="19"/>
          <w:highlight w:val="white"/>
          <w:lang w:eastAsia="ro-RO"/>
        </w:rPr>
        <w:t>using</w:t>
      </w:r>
      <w:r w:rsidRPr="007D4DA7">
        <w:rPr>
          <w:rFonts w:ascii="Consolas" w:hAnsi="Consolas" w:cs="Consolas"/>
          <w:color w:val="000000"/>
          <w:sz w:val="20"/>
          <w:szCs w:val="19"/>
          <w:highlight w:val="white"/>
          <w:lang w:eastAsia="ro-RO"/>
        </w:rPr>
        <w:t xml:space="preserve"> System.Windows.Forms;</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FF"/>
          <w:sz w:val="20"/>
          <w:szCs w:val="19"/>
          <w:highlight w:val="white"/>
          <w:lang w:eastAsia="ro-RO"/>
        </w:rPr>
        <w:t>using</w:t>
      </w:r>
      <w:r w:rsidRPr="007D4DA7">
        <w:rPr>
          <w:rFonts w:ascii="Consolas" w:hAnsi="Consolas" w:cs="Consolas"/>
          <w:color w:val="000000"/>
          <w:sz w:val="20"/>
          <w:szCs w:val="19"/>
          <w:highlight w:val="white"/>
          <w:lang w:eastAsia="ro-RO"/>
        </w:rPr>
        <w:t xml:space="preserve"> View.View.UserControls;</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FF"/>
          <w:sz w:val="20"/>
          <w:szCs w:val="19"/>
          <w:highlight w:val="white"/>
          <w:lang w:eastAsia="ro-RO"/>
        </w:rPr>
        <w:t>namespace</w:t>
      </w:r>
      <w:r w:rsidRPr="007D4DA7">
        <w:rPr>
          <w:rFonts w:ascii="Consolas" w:hAnsi="Consolas" w:cs="Consolas"/>
          <w:color w:val="000000"/>
          <w:sz w:val="20"/>
          <w:szCs w:val="19"/>
          <w:highlight w:val="white"/>
          <w:lang w:eastAsia="ro-RO"/>
        </w:rPr>
        <w:t xml:space="preserve"> View.View.Classes</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public</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class</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UiFactory</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private</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static</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Dictionary</w:t>
      </w:r>
      <w:r w:rsidRPr="007D4DA7">
        <w:rPr>
          <w:rFonts w:ascii="Consolas" w:hAnsi="Consolas" w:cs="Consolas"/>
          <w:color w:val="000000"/>
          <w:sz w:val="20"/>
          <w:szCs w:val="19"/>
          <w:highlight w:val="white"/>
          <w:lang w:eastAsia="ro-RO"/>
        </w:rPr>
        <w:t>&lt;</w:t>
      </w:r>
      <w:r w:rsidRPr="007D4DA7">
        <w:rPr>
          <w:rFonts w:ascii="Consolas" w:hAnsi="Consolas" w:cs="Consolas"/>
          <w:color w:val="0000FF"/>
          <w:sz w:val="20"/>
          <w:szCs w:val="19"/>
          <w:highlight w:val="white"/>
          <w:lang w:eastAsia="ro-RO"/>
        </w:rPr>
        <w:t>string</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UserControl</w:t>
      </w:r>
      <w:r w:rsidRPr="007D4DA7">
        <w:rPr>
          <w:rFonts w:ascii="Consolas" w:hAnsi="Consolas" w:cs="Consolas"/>
          <w:color w:val="000000"/>
          <w:sz w:val="20"/>
          <w:szCs w:val="19"/>
          <w:highlight w:val="white"/>
          <w:lang w:eastAsia="ro-RO"/>
        </w:rPr>
        <w:t xml:space="preserve">&gt; _mDUserControl = </w:t>
      </w:r>
      <w:r w:rsidRPr="007D4DA7">
        <w:rPr>
          <w:rFonts w:ascii="Consolas" w:hAnsi="Consolas" w:cs="Consolas"/>
          <w:color w:val="0000FF"/>
          <w:sz w:val="20"/>
          <w:szCs w:val="19"/>
          <w:highlight w:val="white"/>
          <w:lang w:eastAsia="ro-RO"/>
        </w:rPr>
        <w:t>new</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Dictionary</w:t>
      </w:r>
      <w:r w:rsidRPr="007D4DA7">
        <w:rPr>
          <w:rFonts w:ascii="Consolas" w:hAnsi="Consolas" w:cs="Consolas"/>
          <w:color w:val="000000"/>
          <w:sz w:val="20"/>
          <w:szCs w:val="19"/>
          <w:highlight w:val="white"/>
          <w:lang w:eastAsia="ro-RO"/>
        </w:rPr>
        <w:t>&lt;</w:t>
      </w:r>
      <w:r w:rsidRPr="007D4DA7">
        <w:rPr>
          <w:rFonts w:ascii="Consolas" w:hAnsi="Consolas" w:cs="Consolas"/>
          <w:color w:val="0000FF"/>
          <w:sz w:val="20"/>
          <w:szCs w:val="19"/>
          <w:highlight w:val="white"/>
          <w:lang w:eastAsia="ro-RO"/>
        </w:rPr>
        <w:t>string</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UserControl</w:t>
      </w:r>
      <w:r w:rsidRPr="007D4DA7">
        <w:rPr>
          <w:rFonts w:ascii="Consolas" w:hAnsi="Consolas" w:cs="Consolas"/>
          <w:color w:val="000000"/>
          <w:sz w:val="20"/>
          <w:szCs w:val="19"/>
          <w:highlight w:val="white"/>
          <w:lang w:eastAsia="ro-RO"/>
        </w:rPr>
        <w:t>&gt;();</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public</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static</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UserControl</w:t>
      </w:r>
      <w:r w:rsidRPr="007D4DA7">
        <w:rPr>
          <w:rFonts w:ascii="Consolas" w:hAnsi="Consolas" w:cs="Consolas"/>
          <w:color w:val="000000"/>
          <w:sz w:val="20"/>
          <w:szCs w:val="19"/>
          <w:highlight w:val="white"/>
          <w:lang w:eastAsia="ro-RO"/>
        </w:rPr>
        <w:t xml:space="preserve"> GetUserControl(</w:t>
      </w:r>
      <w:r w:rsidRPr="007D4DA7">
        <w:rPr>
          <w:rFonts w:ascii="Consolas" w:hAnsi="Consolas" w:cs="Consolas"/>
          <w:color w:val="0000FF"/>
          <w:sz w:val="20"/>
          <w:szCs w:val="19"/>
          <w:highlight w:val="white"/>
          <w:lang w:eastAsia="ro-RO"/>
        </w:rPr>
        <w:t>string</w:t>
      </w:r>
      <w:r w:rsidRPr="007D4DA7">
        <w:rPr>
          <w:rFonts w:ascii="Consolas" w:hAnsi="Consolas" w:cs="Consolas"/>
          <w:color w:val="000000"/>
          <w:sz w:val="20"/>
          <w:szCs w:val="19"/>
          <w:highlight w:val="white"/>
          <w:lang w:eastAsia="ro-RO"/>
        </w:rPr>
        <w:t xml:space="preserve"> uiName)</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if</w:t>
      </w:r>
      <w:r w:rsidRPr="007D4DA7">
        <w:rPr>
          <w:rFonts w:ascii="Consolas" w:hAnsi="Consolas" w:cs="Consolas"/>
          <w:color w:val="000000"/>
          <w:sz w:val="20"/>
          <w:szCs w:val="19"/>
          <w:highlight w:val="white"/>
          <w:lang w:eastAsia="ro-RO"/>
        </w:rPr>
        <w:t xml:space="preserve"> (_mDUserControl.Count != 0) </w:t>
      </w:r>
      <w:r w:rsidRPr="007D4DA7">
        <w:rPr>
          <w:rFonts w:ascii="Consolas" w:hAnsi="Consolas" w:cs="Consolas"/>
          <w:color w:val="0000FF"/>
          <w:sz w:val="20"/>
          <w:szCs w:val="19"/>
          <w:highlight w:val="white"/>
          <w:lang w:eastAsia="ro-RO"/>
        </w:rPr>
        <w:t>return</w:t>
      </w:r>
      <w:r w:rsidRPr="007D4DA7">
        <w:rPr>
          <w:rFonts w:ascii="Consolas" w:hAnsi="Consolas" w:cs="Consolas"/>
          <w:color w:val="000000"/>
          <w:sz w:val="20"/>
          <w:szCs w:val="19"/>
          <w:highlight w:val="white"/>
          <w:lang w:eastAsia="ro-RO"/>
        </w:rPr>
        <w:t xml:space="preserve"> _mDUserControl[uiName];</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_mDUserControl.Add(</w:t>
      </w:r>
      <w:r w:rsidRPr="007D4DA7">
        <w:rPr>
          <w:rFonts w:ascii="Consolas" w:hAnsi="Consolas" w:cs="Consolas"/>
          <w:color w:val="A31515"/>
          <w:sz w:val="20"/>
          <w:szCs w:val="19"/>
          <w:highlight w:val="white"/>
          <w:lang w:eastAsia="ro-RO"/>
        </w:rPr>
        <w:t>"Lucrari"</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UcLucrari</w:t>
      </w:r>
      <w:r w:rsidRPr="007D4DA7">
        <w:rPr>
          <w:rFonts w:ascii="Consolas" w:hAnsi="Consolas" w:cs="Consolas"/>
          <w:color w:val="000000"/>
          <w:sz w:val="20"/>
          <w:szCs w:val="19"/>
          <w:highlight w:val="white"/>
          <w:lang w:eastAsia="ro-RO"/>
        </w:rPr>
        <w:t>.GetUiLucrari);</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_mDUserControl.Add(</w:t>
      </w:r>
      <w:r w:rsidRPr="007D4DA7">
        <w:rPr>
          <w:rFonts w:ascii="Consolas" w:hAnsi="Consolas" w:cs="Consolas"/>
          <w:color w:val="A31515"/>
          <w:sz w:val="20"/>
          <w:szCs w:val="19"/>
          <w:highlight w:val="white"/>
          <w:lang w:eastAsia="ro-RO"/>
        </w:rPr>
        <w:t>"Contracte"</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UcContracte</w:t>
      </w:r>
      <w:r w:rsidRPr="007D4DA7">
        <w:rPr>
          <w:rFonts w:ascii="Consolas" w:hAnsi="Consolas" w:cs="Consolas"/>
          <w:color w:val="000000"/>
          <w:sz w:val="20"/>
          <w:szCs w:val="19"/>
          <w:highlight w:val="white"/>
          <w:lang w:eastAsia="ro-RO"/>
        </w:rPr>
        <w:t>.GetUiContracte);</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_mDUserControl.Add(</w:t>
      </w:r>
      <w:r w:rsidRPr="007D4DA7">
        <w:rPr>
          <w:rFonts w:ascii="Consolas" w:hAnsi="Consolas" w:cs="Consolas"/>
          <w:color w:val="A31515"/>
          <w:sz w:val="20"/>
          <w:szCs w:val="19"/>
          <w:highlight w:val="white"/>
          <w:lang w:eastAsia="ro-RO"/>
        </w:rPr>
        <w:t>"Operatiuni"</w:t>
      </w:r>
      <w:r w:rsidRPr="007D4DA7">
        <w:rPr>
          <w:rFonts w:ascii="Consolas" w:hAnsi="Consolas" w:cs="Consolas"/>
          <w:color w:val="000000"/>
          <w:sz w:val="20"/>
          <w:szCs w:val="19"/>
          <w:highlight w:val="white"/>
          <w:lang w:eastAsia="ro-RO"/>
        </w:rPr>
        <w:t xml:space="preserve">, </w:t>
      </w:r>
      <w:r w:rsidRPr="007D4DA7">
        <w:rPr>
          <w:rFonts w:ascii="Consolas" w:hAnsi="Consolas" w:cs="Consolas"/>
          <w:color w:val="2B91AF"/>
          <w:sz w:val="20"/>
          <w:szCs w:val="19"/>
          <w:highlight w:val="white"/>
          <w:lang w:eastAsia="ro-RO"/>
        </w:rPr>
        <w:t>ucOperatiuni</w:t>
      </w:r>
      <w:r w:rsidRPr="007D4DA7">
        <w:rPr>
          <w:rFonts w:ascii="Consolas" w:hAnsi="Consolas" w:cs="Consolas"/>
          <w:color w:val="000000"/>
          <w:sz w:val="20"/>
          <w:szCs w:val="19"/>
          <w:highlight w:val="white"/>
          <w:lang w:eastAsia="ro-RO"/>
        </w:rPr>
        <w:t>.GetUiOperatiuni);</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r w:rsidRPr="007D4DA7">
        <w:rPr>
          <w:rFonts w:ascii="Consolas" w:hAnsi="Consolas" w:cs="Consolas"/>
          <w:color w:val="0000FF"/>
          <w:sz w:val="20"/>
          <w:szCs w:val="19"/>
          <w:highlight w:val="white"/>
          <w:lang w:eastAsia="ro-RO"/>
        </w:rPr>
        <w:t>return</w:t>
      </w:r>
      <w:r w:rsidRPr="007D4DA7">
        <w:rPr>
          <w:rFonts w:ascii="Consolas" w:hAnsi="Consolas" w:cs="Consolas"/>
          <w:color w:val="000000"/>
          <w:sz w:val="20"/>
          <w:szCs w:val="19"/>
          <w:highlight w:val="white"/>
          <w:lang w:eastAsia="ro-RO"/>
        </w:rPr>
        <w:t xml:space="preserve"> _mDUserControl[uiName];</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 xml:space="preserve">    }</w:t>
      </w:r>
    </w:p>
    <w:p w:rsidR="007D4DA7" w:rsidRPr="007D4DA7" w:rsidRDefault="007D4DA7" w:rsidP="007D4DA7">
      <w:pPr>
        <w:autoSpaceDE w:val="0"/>
        <w:autoSpaceDN w:val="0"/>
        <w:adjustRightInd w:val="0"/>
        <w:rPr>
          <w:rFonts w:ascii="Consolas" w:hAnsi="Consolas" w:cs="Consolas"/>
          <w:color w:val="000000"/>
          <w:sz w:val="20"/>
          <w:szCs w:val="19"/>
          <w:highlight w:val="white"/>
          <w:lang w:eastAsia="ro-RO"/>
        </w:rPr>
      </w:pPr>
      <w:r w:rsidRPr="007D4DA7">
        <w:rPr>
          <w:rFonts w:ascii="Consolas" w:hAnsi="Consolas" w:cs="Consolas"/>
          <w:color w:val="000000"/>
          <w:sz w:val="20"/>
          <w:szCs w:val="19"/>
          <w:highlight w:val="white"/>
          <w:lang w:eastAsia="ro-RO"/>
        </w:rPr>
        <w:t>}</w:t>
      </w:r>
    </w:p>
    <w:p w:rsidR="005A69B7" w:rsidRDefault="005A69B7" w:rsidP="002073BF">
      <w:pPr>
        <w:ind w:firstLine="720"/>
      </w:pPr>
    </w:p>
    <w:p w:rsidR="009951B0" w:rsidRDefault="007D4DA7" w:rsidP="00685A65">
      <w:pPr>
        <w:ind w:firstLine="720"/>
        <w:jc w:val="both"/>
        <w:rPr>
          <w:color w:val="000000"/>
          <w:lang w:eastAsia="ro-RO"/>
        </w:rPr>
      </w:pPr>
      <w:r>
        <w:t xml:space="preserve">După cum se observă clasa UIFactory are o metodă statică </w:t>
      </w:r>
      <w:r w:rsidRPr="007D4DA7">
        <w:t xml:space="preserve">numită </w:t>
      </w:r>
      <w:r w:rsidRPr="007D4DA7">
        <w:rPr>
          <w:color w:val="000000"/>
          <w:highlight w:val="white"/>
          <w:lang w:eastAsia="ro-RO"/>
        </w:rPr>
        <w:t>GetUserControl</w:t>
      </w:r>
      <w:r w:rsidRPr="007D4DA7">
        <w:rPr>
          <w:color w:val="000000"/>
          <w:lang w:eastAsia="ro-RO"/>
        </w:rPr>
        <w:t xml:space="preserve"> care re</w:t>
      </w:r>
      <w:r>
        <w:rPr>
          <w:color w:val="000000"/>
          <w:lang w:eastAsia="ro-RO"/>
        </w:rPr>
        <w:t>turnează un obiect de tip UserControl în funcție de un nume. Se mai poate observa că obiectele de tipul UserControl se instanțiază doar în momentul apelării metodei și nu la pornirea aplicației (</w:t>
      </w:r>
      <w:r w:rsidRPr="007D4DA7">
        <w:rPr>
          <w:color w:val="000000"/>
          <w:lang w:eastAsia="ro-RO"/>
        </w:rPr>
        <w:t>lazy initialization</w:t>
      </w:r>
      <w:r>
        <w:rPr>
          <w:color w:val="000000"/>
          <w:lang w:eastAsia="ro-RO"/>
        </w:rPr>
        <w:t>)</w:t>
      </w:r>
      <w:r w:rsidR="009951B0">
        <w:rPr>
          <w:color w:val="000000"/>
          <w:lang w:eastAsia="ro-RO"/>
        </w:rPr>
        <w:t xml:space="preserve">. </w:t>
      </w:r>
    </w:p>
    <w:p w:rsidR="00995DED" w:rsidRDefault="009951B0" w:rsidP="00685A65">
      <w:pPr>
        <w:ind w:firstLine="720"/>
        <w:jc w:val="both"/>
        <w:rPr>
          <w:color w:val="000000"/>
          <w:lang w:eastAsia="ro-RO"/>
        </w:rPr>
      </w:pPr>
      <w:r>
        <w:rPr>
          <w:color w:val="000000"/>
          <w:lang w:eastAsia="ro-RO"/>
        </w:rPr>
        <w:t xml:space="preserve">Posibilitatea de a aduce într-un dicționar a trei tipuri de obiecte diferite este dată de faptul că toate moștenesc aceeași clasă de bază și anume UserControl urmând ca clientul să facă cast către tipul dorit. </w:t>
      </w:r>
    </w:p>
    <w:p w:rsidR="00EC3DB6" w:rsidRDefault="00EC3DB6" w:rsidP="005114E2">
      <w:pPr>
        <w:rPr>
          <w:color w:val="000000"/>
          <w:lang w:eastAsia="ro-RO"/>
        </w:rPr>
      </w:pPr>
    </w:p>
    <w:p w:rsidR="005114E2" w:rsidRDefault="00EC3DB6" w:rsidP="005114E2">
      <w:pPr>
        <w:rPr>
          <w:color w:val="000000"/>
          <w:lang w:eastAsia="ro-RO"/>
        </w:rPr>
      </w:pPr>
      <w:r>
        <w:rPr>
          <w:color w:val="000000"/>
          <w:lang w:eastAsia="ro-RO"/>
        </w:rPr>
        <w:t>-</w:t>
      </w:r>
      <w:r w:rsidR="005A69B7">
        <w:rPr>
          <w:color w:val="000000"/>
          <w:lang w:eastAsia="ro-RO"/>
        </w:rPr>
        <w:t xml:space="preserve"> </w:t>
      </w:r>
      <w:r w:rsidR="005114E2">
        <w:rPr>
          <w:color w:val="000000"/>
          <w:lang w:eastAsia="ro-RO"/>
        </w:rPr>
        <w:t>exemplu de implementare în clasa client:</w:t>
      </w:r>
    </w:p>
    <w:p w:rsidR="00EC3DB6" w:rsidRDefault="00EC3DB6" w:rsidP="005114E2">
      <w:pPr>
        <w:autoSpaceDE w:val="0"/>
        <w:autoSpaceDN w:val="0"/>
        <w:adjustRightInd w:val="0"/>
        <w:rPr>
          <w:rFonts w:ascii="Consolas" w:hAnsi="Consolas" w:cs="Consolas"/>
          <w:color w:val="0000FF"/>
          <w:sz w:val="20"/>
          <w:szCs w:val="20"/>
          <w:highlight w:val="white"/>
          <w:lang w:eastAsia="ro-RO"/>
        </w:rPr>
      </w:pP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FF"/>
          <w:sz w:val="20"/>
          <w:szCs w:val="20"/>
          <w:highlight w:val="white"/>
          <w:lang w:eastAsia="ro-RO"/>
        </w:rPr>
        <w:t>private</w:t>
      </w: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void</w:t>
      </w:r>
      <w:r w:rsidRPr="005114E2">
        <w:rPr>
          <w:rFonts w:ascii="Consolas" w:hAnsi="Consolas" w:cs="Consolas"/>
          <w:color w:val="000000"/>
          <w:sz w:val="20"/>
          <w:szCs w:val="20"/>
          <w:highlight w:val="white"/>
          <w:lang w:eastAsia="ro-RO"/>
        </w:rPr>
        <w:t xml:space="preserve"> PaintUserControl(</w:t>
      </w:r>
      <w:r w:rsidRPr="005114E2">
        <w:rPr>
          <w:rFonts w:ascii="Consolas" w:hAnsi="Consolas" w:cs="Consolas"/>
          <w:color w:val="0000FF"/>
          <w:sz w:val="20"/>
          <w:szCs w:val="20"/>
          <w:highlight w:val="white"/>
          <w:lang w:eastAsia="ro-RO"/>
        </w:rPr>
        <w:t>object</w:t>
      </w:r>
      <w:r w:rsidRPr="005114E2">
        <w:rPr>
          <w:rFonts w:ascii="Consolas" w:hAnsi="Consolas" w:cs="Consolas"/>
          <w:color w:val="000000"/>
          <w:sz w:val="20"/>
          <w:szCs w:val="20"/>
          <w:highlight w:val="white"/>
          <w:lang w:eastAsia="ro-RO"/>
        </w:rPr>
        <w:t xml:space="preserve"> sender, </w:t>
      </w:r>
      <w:r w:rsidRPr="005114E2">
        <w:rPr>
          <w:rFonts w:ascii="Consolas" w:hAnsi="Consolas" w:cs="Consolas"/>
          <w:color w:val="2B91AF"/>
          <w:sz w:val="20"/>
          <w:szCs w:val="20"/>
          <w:highlight w:val="white"/>
          <w:lang w:eastAsia="ro-RO"/>
        </w:rPr>
        <w:t>EventArgs</w:t>
      </w:r>
      <w:r w:rsidRPr="005114E2">
        <w:rPr>
          <w:rFonts w:ascii="Consolas" w:hAnsi="Consolas" w:cs="Consolas"/>
          <w:color w:val="000000"/>
          <w:sz w:val="20"/>
          <w:szCs w:val="20"/>
          <w:highlight w:val="white"/>
          <w:lang w:eastAsia="ro-RO"/>
        </w:rPr>
        <w:t xml:space="preserve"> e){</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mainPanel.Controls.Clear();</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switch</w:t>
      </w:r>
      <w:r w:rsidRPr="005114E2">
        <w:rPr>
          <w:rFonts w:ascii="Consolas" w:hAnsi="Consolas" w:cs="Consolas"/>
          <w:color w:val="000000"/>
          <w:sz w:val="20"/>
          <w:szCs w:val="20"/>
          <w:highlight w:val="white"/>
          <w:lang w:eastAsia="ro-RO"/>
        </w:rPr>
        <w:t>(sender.ToString()){</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case</w:t>
      </w:r>
      <w:r w:rsidRPr="005114E2">
        <w:rPr>
          <w:rFonts w:ascii="Consolas" w:hAnsi="Consolas" w:cs="Consolas"/>
          <w:color w:val="000000"/>
          <w:sz w:val="20"/>
          <w:szCs w:val="20"/>
          <w:highlight w:val="white"/>
          <w:lang w:eastAsia="ro-RO"/>
        </w:rPr>
        <w:t xml:space="preserve"> </w:t>
      </w:r>
      <w:r w:rsidRPr="005114E2">
        <w:rPr>
          <w:rFonts w:ascii="Consolas" w:hAnsi="Consolas" w:cs="Consolas"/>
          <w:color w:val="A31515"/>
          <w:sz w:val="20"/>
          <w:szCs w:val="20"/>
          <w:highlight w:val="white"/>
          <w:lang w:eastAsia="ro-RO"/>
        </w:rPr>
        <w:t>"Lucrari"</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_userControl = </w:t>
      </w:r>
      <w:r w:rsidRPr="005114E2">
        <w:rPr>
          <w:rFonts w:ascii="Consolas" w:hAnsi="Consolas" w:cs="Consolas"/>
          <w:color w:val="2B91AF"/>
          <w:sz w:val="20"/>
          <w:szCs w:val="20"/>
          <w:highlight w:val="white"/>
          <w:lang w:eastAsia="ro-RO"/>
        </w:rPr>
        <w:t>UiFactory</w:t>
      </w:r>
      <w:r w:rsidRPr="005114E2">
        <w:rPr>
          <w:rFonts w:ascii="Consolas" w:hAnsi="Consolas" w:cs="Consolas"/>
          <w:color w:val="000000"/>
          <w:sz w:val="20"/>
          <w:szCs w:val="20"/>
          <w:highlight w:val="white"/>
          <w:lang w:eastAsia="ro-RO"/>
        </w:rPr>
        <w:t>.GetUserControl(sender.ToString());</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break</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case</w:t>
      </w:r>
      <w:r w:rsidRPr="005114E2">
        <w:rPr>
          <w:rFonts w:ascii="Consolas" w:hAnsi="Consolas" w:cs="Consolas"/>
          <w:color w:val="000000"/>
          <w:sz w:val="20"/>
          <w:szCs w:val="20"/>
          <w:highlight w:val="white"/>
          <w:lang w:eastAsia="ro-RO"/>
        </w:rPr>
        <w:t xml:space="preserve"> </w:t>
      </w:r>
      <w:r w:rsidRPr="005114E2">
        <w:rPr>
          <w:rFonts w:ascii="Consolas" w:hAnsi="Consolas" w:cs="Consolas"/>
          <w:color w:val="A31515"/>
          <w:sz w:val="20"/>
          <w:szCs w:val="20"/>
          <w:highlight w:val="white"/>
          <w:lang w:eastAsia="ro-RO"/>
        </w:rPr>
        <w:t>"Contracte"</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lastRenderedPageBreak/>
        <w:t xml:space="preserve">                    _userControl = </w:t>
      </w:r>
      <w:r w:rsidRPr="005114E2">
        <w:rPr>
          <w:rFonts w:ascii="Consolas" w:hAnsi="Consolas" w:cs="Consolas"/>
          <w:color w:val="2B91AF"/>
          <w:sz w:val="20"/>
          <w:szCs w:val="20"/>
          <w:highlight w:val="white"/>
          <w:lang w:eastAsia="ro-RO"/>
        </w:rPr>
        <w:t>UiFactory</w:t>
      </w:r>
      <w:r w:rsidRPr="005114E2">
        <w:rPr>
          <w:rFonts w:ascii="Consolas" w:hAnsi="Consolas" w:cs="Consolas"/>
          <w:color w:val="000000"/>
          <w:sz w:val="20"/>
          <w:szCs w:val="20"/>
          <w:highlight w:val="white"/>
          <w:lang w:eastAsia="ro-RO"/>
        </w:rPr>
        <w:t>.GetUserControl(sender.ToString());</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break</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default</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var</w:t>
      </w:r>
      <w:r w:rsidRPr="005114E2">
        <w:rPr>
          <w:rFonts w:ascii="Consolas" w:hAnsi="Consolas" w:cs="Consolas"/>
          <w:color w:val="000000"/>
          <w:sz w:val="20"/>
          <w:szCs w:val="20"/>
          <w:highlight w:val="white"/>
          <w:lang w:eastAsia="ro-RO"/>
        </w:rPr>
        <w:t xml:space="preserve"> currentUserControl = _userControl.Name;</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currentUserControl = currentUserControl.Remove(0, 2);</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var</w:t>
      </w:r>
      <w:r w:rsidRPr="005114E2">
        <w:rPr>
          <w:rFonts w:ascii="Consolas" w:hAnsi="Consolas" w:cs="Consolas"/>
          <w:color w:val="000000"/>
          <w:sz w:val="20"/>
          <w:szCs w:val="20"/>
          <w:highlight w:val="white"/>
          <w:lang w:eastAsia="ro-RO"/>
        </w:rPr>
        <w:t xml:space="preserve"> button = sender </w:t>
      </w:r>
      <w:r w:rsidRPr="005114E2">
        <w:rPr>
          <w:rFonts w:ascii="Consolas" w:hAnsi="Consolas" w:cs="Consolas"/>
          <w:color w:val="0000FF"/>
          <w:sz w:val="20"/>
          <w:szCs w:val="20"/>
          <w:highlight w:val="white"/>
          <w:lang w:eastAsia="ro-RO"/>
        </w:rPr>
        <w:t>as</w:t>
      </w:r>
      <w:r w:rsidRPr="005114E2">
        <w:rPr>
          <w:rFonts w:ascii="Consolas" w:hAnsi="Consolas" w:cs="Consolas"/>
          <w:color w:val="000000"/>
          <w:sz w:val="20"/>
          <w:szCs w:val="20"/>
          <w:highlight w:val="white"/>
          <w:lang w:eastAsia="ro-RO"/>
        </w:rPr>
        <w:t xml:space="preserve"> </w:t>
      </w:r>
      <w:r w:rsidRPr="005114E2">
        <w:rPr>
          <w:rFonts w:ascii="Consolas" w:hAnsi="Consolas" w:cs="Consolas"/>
          <w:color w:val="2B91AF"/>
          <w:sz w:val="20"/>
          <w:szCs w:val="20"/>
          <w:highlight w:val="white"/>
          <w:lang w:eastAsia="ro-RO"/>
        </w:rPr>
        <w:t>Button</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if</w:t>
      </w:r>
      <w:r w:rsidRPr="005114E2">
        <w:rPr>
          <w:rFonts w:ascii="Consolas" w:hAnsi="Consolas" w:cs="Consolas"/>
          <w:color w:val="000000"/>
          <w:sz w:val="20"/>
          <w:szCs w:val="20"/>
          <w:highlight w:val="white"/>
          <w:lang w:eastAsia="ro-RO"/>
        </w:rPr>
        <w:t xml:space="preserve"> (button != </w:t>
      </w:r>
      <w:r w:rsidRPr="005114E2">
        <w:rPr>
          <w:rFonts w:ascii="Consolas" w:hAnsi="Consolas" w:cs="Consolas"/>
          <w:color w:val="0000FF"/>
          <w:sz w:val="20"/>
          <w:szCs w:val="20"/>
          <w:highlight w:val="white"/>
          <w:lang w:eastAsia="ro-RO"/>
        </w:rPr>
        <w:t>null</w:t>
      </w:r>
      <w:r w:rsidRPr="005114E2">
        <w:rPr>
          <w:rFonts w:ascii="Consolas" w:hAnsi="Consolas" w:cs="Consolas"/>
          <w:color w:val="000000"/>
          <w:sz w:val="20"/>
          <w:szCs w:val="20"/>
          <w:highlight w:val="white"/>
          <w:lang w:eastAsia="ro-RO"/>
        </w:rPr>
        <w:t xml:space="preserve"> &amp;&amp; button.Text != currentUserControl){</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_userControl = </w:t>
      </w:r>
      <w:r w:rsidRPr="005114E2">
        <w:rPr>
          <w:rFonts w:ascii="Consolas" w:hAnsi="Consolas" w:cs="Consolas"/>
          <w:color w:val="2B91AF"/>
          <w:sz w:val="20"/>
          <w:szCs w:val="20"/>
          <w:highlight w:val="white"/>
          <w:lang w:eastAsia="ro-RO"/>
        </w:rPr>
        <w:t>UiFactory</w:t>
      </w:r>
      <w:r w:rsidRPr="005114E2">
        <w:rPr>
          <w:rFonts w:ascii="Consolas" w:hAnsi="Consolas" w:cs="Consolas"/>
          <w:color w:val="000000"/>
          <w:sz w:val="20"/>
          <w:szCs w:val="20"/>
          <w:highlight w:val="white"/>
          <w:lang w:eastAsia="ro-RO"/>
        </w:rPr>
        <w:t>.GetUserControl(((</w:t>
      </w:r>
      <w:r w:rsidRPr="005114E2">
        <w:rPr>
          <w:rFonts w:ascii="Consolas" w:hAnsi="Consolas" w:cs="Consolas"/>
          <w:color w:val="2B91AF"/>
          <w:sz w:val="20"/>
          <w:szCs w:val="20"/>
          <w:highlight w:val="white"/>
          <w:lang w:eastAsia="ro-RO"/>
        </w:rPr>
        <w:t>Button</w:t>
      </w:r>
      <w:r w:rsidRPr="005114E2">
        <w:rPr>
          <w:rFonts w:ascii="Consolas" w:hAnsi="Consolas" w:cs="Consolas"/>
          <w:color w:val="000000"/>
          <w:sz w:val="20"/>
          <w:szCs w:val="20"/>
          <w:highlight w:val="white"/>
          <w:lang w:eastAsia="ro-RO"/>
        </w:rPr>
        <w:t xml:space="preserve">) </w:t>
      </w:r>
      <w:r w:rsidR="005A69B7">
        <w:rPr>
          <w:rFonts w:ascii="Consolas" w:hAnsi="Consolas" w:cs="Consolas"/>
          <w:color w:val="000000"/>
          <w:sz w:val="20"/>
          <w:szCs w:val="20"/>
          <w:highlight w:val="white"/>
          <w:lang w:eastAsia="ro-RO"/>
        </w:rPr>
        <w:t xml:space="preserve">                   </w:t>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005A69B7">
        <w:rPr>
          <w:rFonts w:ascii="Consolas" w:hAnsi="Consolas" w:cs="Consolas"/>
          <w:color w:val="000000"/>
          <w:sz w:val="20"/>
          <w:szCs w:val="20"/>
          <w:highlight w:val="white"/>
          <w:lang w:eastAsia="ro-RO"/>
        </w:rPr>
        <w:tab/>
      </w:r>
      <w:r w:rsidRPr="005114E2">
        <w:rPr>
          <w:rFonts w:ascii="Consolas" w:hAnsi="Consolas" w:cs="Consolas"/>
          <w:color w:val="000000"/>
          <w:sz w:val="20"/>
          <w:szCs w:val="20"/>
          <w:highlight w:val="white"/>
          <w:lang w:eastAsia="ro-RO"/>
        </w:rPr>
        <w:t>sender).Text);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break</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E92C87">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if</w:t>
      </w:r>
      <w:r w:rsidRPr="005114E2">
        <w:rPr>
          <w:rFonts w:ascii="Consolas" w:hAnsi="Consolas" w:cs="Consolas"/>
          <w:color w:val="000000"/>
          <w:sz w:val="20"/>
          <w:szCs w:val="20"/>
          <w:highlight w:val="white"/>
          <w:lang w:eastAsia="ro-RO"/>
        </w:rPr>
        <w:t xml:space="preserve"> (!mainPanel.Controls.Contains(_userControl)) {</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if</w:t>
      </w:r>
      <w:r w:rsidRPr="005114E2">
        <w:rPr>
          <w:rFonts w:ascii="Consolas" w:hAnsi="Consolas" w:cs="Consolas"/>
          <w:color w:val="000000"/>
          <w:sz w:val="20"/>
          <w:szCs w:val="20"/>
          <w:highlight w:val="white"/>
          <w:lang w:eastAsia="ro-RO"/>
        </w:rPr>
        <w:t xml:space="preserve"> (_userControl == </w:t>
      </w:r>
      <w:r w:rsidRPr="005114E2">
        <w:rPr>
          <w:rFonts w:ascii="Consolas" w:hAnsi="Consolas" w:cs="Consolas"/>
          <w:color w:val="0000FF"/>
          <w:sz w:val="20"/>
          <w:szCs w:val="20"/>
          <w:highlight w:val="white"/>
          <w:lang w:eastAsia="ro-RO"/>
        </w:rPr>
        <w:t>null</w:t>
      </w: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return</w:t>
      </w:r>
      <w:r w:rsidRPr="005114E2">
        <w:rPr>
          <w:rFonts w:ascii="Consolas" w:hAnsi="Consolas" w:cs="Consolas"/>
          <w:color w:val="000000"/>
          <w:sz w:val="20"/>
          <w:szCs w:val="20"/>
          <w:highlight w:val="white"/>
          <w:lang w:eastAsia="ro-RO"/>
        </w:rPr>
        <w: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mainPanel.Controls.Add(_userControl);</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_userControl.Dock = </w:t>
      </w:r>
      <w:r w:rsidRPr="005114E2">
        <w:rPr>
          <w:rFonts w:ascii="Consolas" w:hAnsi="Consolas" w:cs="Consolas"/>
          <w:color w:val="2B91AF"/>
          <w:sz w:val="20"/>
          <w:szCs w:val="20"/>
          <w:highlight w:val="white"/>
          <w:lang w:eastAsia="ro-RO"/>
        </w:rPr>
        <w:t>DockStyle</w:t>
      </w:r>
      <w:r w:rsidRPr="005114E2">
        <w:rPr>
          <w:rFonts w:ascii="Consolas" w:hAnsi="Consolas" w:cs="Consolas"/>
          <w:color w:val="000000"/>
          <w:sz w:val="20"/>
          <w:szCs w:val="20"/>
          <w:highlight w:val="white"/>
          <w:lang w:eastAsia="ro-RO"/>
        </w:rPr>
        <w:t>.Fill;</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_userControl.BringToFront();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Pr="005114E2" w:rsidRDefault="005114E2" w:rsidP="00E92C87">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r w:rsidRPr="005114E2">
        <w:rPr>
          <w:rFonts w:ascii="Consolas" w:hAnsi="Consolas" w:cs="Consolas"/>
          <w:color w:val="0000FF"/>
          <w:sz w:val="20"/>
          <w:szCs w:val="20"/>
          <w:highlight w:val="white"/>
          <w:lang w:eastAsia="ro-RO"/>
        </w:rPr>
        <w:t>else</w:t>
      </w:r>
      <w:r w:rsidRPr="005114E2">
        <w:rPr>
          <w:rFonts w:ascii="Consolas" w:hAnsi="Consolas" w:cs="Consolas"/>
          <w:color w:val="000000"/>
          <w:sz w:val="20"/>
          <w:szCs w:val="20"/>
          <w:highlight w:val="white"/>
          <w:lang w:eastAsia="ro-RO"/>
        </w:rPr>
        <w:t xml:space="preserve"> {</w:t>
      </w:r>
      <w:r w:rsidR="003E669B">
        <w:rPr>
          <w:rFonts w:ascii="Consolas" w:hAnsi="Consolas" w:cs="Consolas"/>
          <w:color w:val="000000"/>
          <w:sz w:val="20"/>
          <w:szCs w:val="20"/>
          <w:highlight w:val="white"/>
          <w:lang w:eastAsia="ro-RO"/>
        </w:rPr>
        <w:tab/>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_userControl.BringToFront();</w:t>
      </w:r>
    </w:p>
    <w:p w:rsidR="005114E2" w:rsidRPr="005114E2" w:rsidRDefault="005114E2" w:rsidP="005114E2">
      <w:pPr>
        <w:autoSpaceDE w:val="0"/>
        <w:autoSpaceDN w:val="0"/>
        <w:adjustRightInd w:val="0"/>
        <w:rPr>
          <w:rFonts w:ascii="Consolas" w:hAnsi="Consolas" w:cs="Consolas"/>
          <w:color w:val="000000"/>
          <w:sz w:val="20"/>
          <w:szCs w:val="20"/>
          <w:highlight w:val="white"/>
          <w:lang w:eastAsia="ro-RO"/>
        </w:rPr>
      </w:pPr>
      <w:r w:rsidRPr="005114E2">
        <w:rPr>
          <w:rFonts w:ascii="Consolas" w:hAnsi="Consolas" w:cs="Consolas"/>
          <w:color w:val="000000"/>
          <w:sz w:val="20"/>
          <w:szCs w:val="20"/>
          <w:highlight w:val="white"/>
          <w:lang w:eastAsia="ro-RO"/>
        </w:rPr>
        <w:t xml:space="preserve">            }</w:t>
      </w:r>
    </w:p>
    <w:p w:rsidR="005114E2" w:rsidRDefault="005114E2" w:rsidP="005114E2">
      <w:pPr>
        <w:rPr>
          <w:rFonts w:ascii="Consolas" w:hAnsi="Consolas" w:cs="Consolas"/>
          <w:color w:val="000000"/>
          <w:sz w:val="20"/>
          <w:szCs w:val="20"/>
          <w:lang w:eastAsia="ro-RO"/>
        </w:rPr>
      </w:pPr>
      <w:r w:rsidRPr="005114E2">
        <w:rPr>
          <w:rFonts w:ascii="Consolas" w:hAnsi="Consolas" w:cs="Consolas"/>
          <w:color w:val="000000"/>
          <w:sz w:val="20"/>
          <w:szCs w:val="20"/>
          <w:highlight w:val="white"/>
          <w:lang w:eastAsia="ro-RO"/>
        </w:rPr>
        <w:t xml:space="preserve">        }</w:t>
      </w:r>
    </w:p>
    <w:p w:rsidR="00EC3DB6" w:rsidRDefault="00EC3DB6" w:rsidP="005114E2">
      <w:pPr>
        <w:ind w:firstLine="720"/>
        <w:rPr>
          <w:color w:val="000000"/>
          <w:lang w:eastAsia="ro-RO"/>
        </w:rPr>
      </w:pPr>
    </w:p>
    <w:p w:rsidR="005114E2" w:rsidRDefault="005114E2" w:rsidP="00685A65">
      <w:pPr>
        <w:ind w:firstLine="720"/>
        <w:jc w:val="both"/>
        <w:rPr>
          <w:color w:val="000000"/>
          <w:lang w:eastAsia="ro-RO"/>
        </w:rPr>
      </w:pPr>
      <w:r w:rsidRPr="005114E2">
        <w:rPr>
          <w:color w:val="000000"/>
          <w:lang w:eastAsia="ro-RO"/>
        </w:rPr>
        <w:t xml:space="preserve">Metoda </w:t>
      </w:r>
      <w:r>
        <w:rPr>
          <w:color w:val="000000"/>
          <w:lang w:eastAsia="ro-RO"/>
        </w:rPr>
        <w:t>PaintUserControl este de fapt un event handler care prinde mesajele trimise de obiectele de tip buton</w:t>
      </w:r>
      <w:r w:rsidR="00BA2889">
        <w:rPr>
          <w:color w:val="000000"/>
          <w:lang w:eastAsia="ro-RO"/>
        </w:rPr>
        <w:t xml:space="preserve"> la evenimentul „click”.</w:t>
      </w:r>
      <w:r>
        <w:rPr>
          <w:color w:val="000000"/>
          <w:lang w:eastAsia="ro-RO"/>
        </w:rPr>
        <w:t xml:space="preserve"> </w:t>
      </w:r>
      <w:r w:rsidR="00BA2889">
        <w:rPr>
          <w:color w:val="000000"/>
          <w:lang w:eastAsia="ro-RO"/>
        </w:rPr>
        <w:t>Î</w:t>
      </w:r>
      <w:r>
        <w:rPr>
          <w:color w:val="000000"/>
          <w:lang w:eastAsia="ro-RO"/>
        </w:rPr>
        <w:t xml:space="preserve">n funcție de butonul </w:t>
      </w:r>
      <w:r w:rsidR="00BA2889">
        <w:rPr>
          <w:color w:val="000000"/>
          <w:lang w:eastAsia="ro-RO"/>
        </w:rPr>
        <w:t>care a declanșat evenimentul</w:t>
      </w:r>
      <w:r w:rsidR="005A69B7">
        <w:rPr>
          <w:color w:val="000000"/>
          <w:lang w:eastAsia="ro-RO"/>
        </w:rPr>
        <w:t>,</w:t>
      </w:r>
      <w:r w:rsidR="00BA2889">
        <w:rPr>
          <w:color w:val="000000"/>
          <w:lang w:eastAsia="ro-RO"/>
        </w:rPr>
        <w:t xml:space="preserve"> metoda </w:t>
      </w:r>
      <w:r w:rsidR="00BA2889" w:rsidRPr="00685A65">
        <w:rPr>
          <w:i/>
          <w:color w:val="000000"/>
          <w:lang w:eastAsia="ro-RO"/>
        </w:rPr>
        <w:t>PaintUserControl</w:t>
      </w:r>
      <w:r w:rsidR="00BA2889">
        <w:rPr>
          <w:color w:val="000000"/>
          <w:lang w:eastAsia="ro-RO"/>
        </w:rPr>
        <w:t xml:space="preserve"> cere un obiect după un nume clasei UIFactory și îl face curent </w:t>
      </w:r>
      <w:r w:rsidR="005A69B7">
        <w:rPr>
          <w:color w:val="000000"/>
          <w:lang w:eastAsia="ro-RO"/>
        </w:rPr>
        <w:t>î</w:t>
      </w:r>
      <w:r w:rsidR="00BA2889">
        <w:rPr>
          <w:color w:val="000000"/>
          <w:lang w:eastAsia="ro-RO"/>
        </w:rPr>
        <w:t>n form-ul principal</w:t>
      </w:r>
      <w:r>
        <w:rPr>
          <w:color w:val="000000"/>
          <w:lang w:eastAsia="ro-RO"/>
        </w:rPr>
        <w:t xml:space="preserve">. </w:t>
      </w:r>
    </w:p>
    <w:p w:rsidR="00BA2889" w:rsidRDefault="00BA2889" w:rsidP="00685A65">
      <w:pPr>
        <w:ind w:firstLine="720"/>
        <w:jc w:val="both"/>
      </w:pPr>
      <w:r>
        <w:t xml:space="preserve">Clasa </w:t>
      </w:r>
      <w:r w:rsidRPr="00685A65">
        <w:rPr>
          <w:b/>
        </w:rPr>
        <w:t xml:space="preserve">ContaPfaForm </w:t>
      </w:r>
      <w:r>
        <w:t>mai conține pe lângă constructor și o metodă GetBNR care cheamă o clasă „CursBNR”  din care se obține cursul BNR al zilei curente și îl afișează în form.</w:t>
      </w:r>
    </w:p>
    <w:p w:rsidR="00124ADC" w:rsidRDefault="00124ADC" w:rsidP="005114E2">
      <w:pPr>
        <w:ind w:firstLine="720"/>
      </w:pPr>
    </w:p>
    <w:p w:rsidR="00EC3DB6" w:rsidRDefault="003E669B" w:rsidP="00685A65">
      <w:r>
        <w:rPr>
          <w:noProof/>
          <w:lang w:eastAsia="ro-RO"/>
        </w:rPr>
        <w:drawing>
          <wp:inline distT="0" distB="0" distL="0" distR="0" wp14:anchorId="167403C9" wp14:editId="7BC1F9AD">
            <wp:extent cx="5828030" cy="32918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8030" cy="3291840"/>
                    </a:xfrm>
                    <a:prstGeom prst="rect">
                      <a:avLst/>
                    </a:prstGeom>
                    <a:noFill/>
                  </pic:spPr>
                </pic:pic>
              </a:graphicData>
            </a:graphic>
          </wp:inline>
        </w:drawing>
      </w:r>
    </w:p>
    <w:p w:rsidR="003E669B" w:rsidRDefault="003E669B" w:rsidP="003E669B">
      <w:pPr>
        <w:pStyle w:val="Caption"/>
        <w:rPr>
          <w:sz w:val="24"/>
          <w:szCs w:val="24"/>
        </w:rPr>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15</w:t>
      </w:r>
      <w:r w:rsidR="00A472CD">
        <w:rPr>
          <w:noProof/>
        </w:rPr>
        <w:fldChar w:fldCharType="end"/>
      </w:r>
      <w:r>
        <w:t>. Form-ul principal ContaPfaForm fără nici un UserControl instanțiat</w:t>
      </w:r>
    </w:p>
    <w:p w:rsidR="003E669B" w:rsidRDefault="003E669B" w:rsidP="00685A65"/>
    <w:p w:rsidR="00BA2889" w:rsidRDefault="00BA2889" w:rsidP="00685A65"/>
    <w:p w:rsidR="00124ADC" w:rsidRDefault="005C5FA7" w:rsidP="00685A65">
      <w:r>
        <w:rPr>
          <w:noProof/>
          <w:lang w:eastAsia="ro-RO"/>
        </w:rPr>
        <w:drawing>
          <wp:inline distT="0" distB="0" distL="0" distR="0" wp14:anchorId="36208CE3" wp14:editId="19C9A88C">
            <wp:extent cx="5436000" cy="2695215"/>
            <wp:effectExtent l="190500" t="190500" r="184150" b="1816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6000" cy="2695215"/>
                    </a:xfrm>
                    <a:prstGeom prst="rect">
                      <a:avLst/>
                    </a:prstGeom>
                    <a:ln>
                      <a:noFill/>
                    </a:ln>
                    <a:effectLst>
                      <a:outerShdw blurRad="190500" algn="tl" rotWithShape="0">
                        <a:srgbClr val="000000">
                          <a:alpha val="70000"/>
                        </a:srgbClr>
                      </a:outerShdw>
                    </a:effectLst>
                  </pic:spPr>
                </pic:pic>
              </a:graphicData>
            </a:graphic>
          </wp:inline>
        </w:drawing>
      </w:r>
    </w:p>
    <w:p w:rsidR="00124ADC" w:rsidRDefault="005A69B7" w:rsidP="00E92C87">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16</w:t>
      </w:r>
      <w:r w:rsidR="00A472CD">
        <w:rPr>
          <w:noProof/>
        </w:rPr>
        <w:fldChar w:fldCharType="end"/>
      </w:r>
      <w:r>
        <w:t xml:space="preserve">. </w:t>
      </w:r>
      <w:r w:rsidR="00124ADC">
        <w:t>Form-ul principal ContaPfaForm cu UserControl ucLucrari instanțiat</w:t>
      </w:r>
    </w:p>
    <w:p w:rsidR="00124ADC" w:rsidRDefault="00124ADC" w:rsidP="00124ADC"/>
    <w:p w:rsidR="00C6145D" w:rsidRDefault="000A202D" w:rsidP="00685A65">
      <w:pPr>
        <w:ind w:firstLine="720"/>
        <w:jc w:val="both"/>
      </w:pPr>
      <w:r>
        <w:t>User Controls</w:t>
      </w:r>
      <w:r w:rsidR="00C6145D">
        <w:t xml:space="preserve"> ucLucrari, ucContracte și ucOperatiuni oferă controale și </w:t>
      </w:r>
      <w:r>
        <w:t>metode</w:t>
      </w:r>
      <w:r w:rsidR="00C6145D">
        <w:t xml:space="preserve"> prin intermediul cărora utilizatorul comunică cu baza de date</w:t>
      </w:r>
      <w:r w:rsidR="005A69B7">
        <w:t>,</w:t>
      </w:r>
      <w:r w:rsidR="00C6145D">
        <w:t xml:space="preserve"> executând diferite operațiuni asupra acesteia. Tot </w:t>
      </w:r>
      <w:r w:rsidR="005A69B7">
        <w:t>î</w:t>
      </w:r>
      <w:r w:rsidR="00C6145D">
        <w:t xml:space="preserve">n această zonă există și metode de validare a datelor introduse de utilizator în scopul evitării introducerii unor date </w:t>
      </w:r>
      <w:r>
        <w:t>i</w:t>
      </w:r>
      <w:r w:rsidR="00C6145D">
        <w:t xml:space="preserve">nvalide pentru anumite câmpuri din baza de date. </w:t>
      </w:r>
    </w:p>
    <w:p w:rsidR="003E669B" w:rsidRDefault="003E669B" w:rsidP="00685A65">
      <w:pPr>
        <w:ind w:firstLine="720"/>
        <w:jc w:val="both"/>
      </w:pPr>
    </w:p>
    <w:p w:rsidR="003E669B" w:rsidRDefault="003E669B" w:rsidP="00685A65">
      <w:pPr>
        <w:jc w:val="center"/>
      </w:pPr>
      <w:r>
        <w:rPr>
          <w:noProof/>
          <w:lang w:eastAsia="ro-RO"/>
        </w:rPr>
        <w:drawing>
          <wp:inline distT="0" distB="0" distL="0" distR="0" wp14:anchorId="31933A25" wp14:editId="782A6F69">
            <wp:extent cx="4762016" cy="4390846"/>
            <wp:effectExtent l="0" t="0" r="63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9781" cy="4398006"/>
                    </a:xfrm>
                    <a:prstGeom prst="rect">
                      <a:avLst/>
                    </a:prstGeom>
                    <a:noFill/>
                    <a:ln>
                      <a:noFill/>
                    </a:ln>
                  </pic:spPr>
                </pic:pic>
              </a:graphicData>
            </a:graphic>
          </wp:inline>
        </w:drawing>
      </w:r>
    </w:p>
    <w:p w:rsidR="003E669B" w:rsidRDefault="003E669B">
      <w:pPr>
        <w:pStyle w:val="Caption"/>
      </w:pPr>
      <w:r>
        <w:t xml:space="preserve">Figura  </w:t>
      </w:r>
      <w:fldSimple w:instr=" STYLEREF 1 \s ">
        <w:r w:rsidR="00E92C87">
          <w:rPr>
            <w:noProof/>
          </w:rPr>
          <w:t>2</w:t>
        </w:r>
      </w:fldSimple>
      <w:r w:rsidR="00AB7926">
        <w:noBreakHyphen/>
      </w:r>
      <w:fldSimple w:instr=" SEQ Figura_ \* ARABIC \s 1 ">
        <w:r w:rsidR="00E92C87">
          <w:rPr>
            <w:noProof/>
          </w:rPr>
          <w:t>17</w:t>
        </w:r>
      </w:fldSimple>
      <w:r>
        <w:t>. Diagrama claselor în proiectul ContaPFA</w:t>
      </w:r>
    </w:p>
    <w:p w:rsidR="002A0CCC" w:rsidRDefault="002A0CCC" w:rsidP="00685A65"/>
    <w:p w:rsidR="002A0CCC" w:rsidRDefault="002A0CCC" w:rsidP="002A0CCC">
      <w:pPr>
        <w:ind w:firstLine="720"/>
      </w:pPr>
    </w:p>
    <w:p w:rsidR="002A0CCC" w:rsidRDefault="002A0CCC" w:rsidP="002A0CCC">
      <w:pPr>
        <w:ind w:firstLine="720"/>
      </w:pPr>
    </w:p>
    <w:p w:rsidR="002A0CCC" w:rsidRDefault="00DF1BE1" w:rsidP="00685A65">
      <w:pPr>
        <w:numPr>
          <w:ilvl w:val="0"/>
          <w:numId w:val="16"/>
        </w:numPr>
        <w:jc w:val="both"/>
      </w:pPr>
      <w:r w:rsidRPr="00E92C87">
        <w:rPr>
          <w:b/>
        </w:rPr>
        <w:t>Proiectul Queries</w:t>
      </w:r>
      <w:r w:rsidR="00204FEE" w:rsidRPr="00E92C87">
        <w:rPr>
          <w:b/>
        </w:rPr>
        <w:t xml:space="preserve"> </w:t>
      </w:r>
      <w:r w:rsidR="00D40EA6">
        <w:t>se ocupă cu</w:t>
      </w:r>
      <w:r w:rsidR="00204FEE" w:rsidRPr="00204FEE">
        <w:t xml:space="preserve"> </w:t>
      </w:r>
      <w:r w:rsidR="00204FEE">
        <w:t xml:space="preserve">operațiile cu baza de date și se bazează pe tehnologiaEntity Framework care este un ORM. ORM-ul  presupune o tehnică de programare prin accesarea și manipularea obiectelor fără ca programatorii să fie interesați de sursa de date de unde provin aceste obiecte. Cu această tehnologie procesul de stocare a datelor într-o baza de date relațională se face automat folosind un Framework ORM (Entity Framework) și constă în maparea obiectelor la tabele corespunzătoare, asocierea dintre acestea </w:t>
      </w:r>
      <w:r w:rsidR="00B36840">
        <w:t>fiind descrisă folosind metadate.</w:t>
      </w:r>
    </w:p>
    <w:p w:rsidR="002A0CCC" w:rsidRDefault="00B36840" w:rsidP="00685A65">
      <w:pPr>
        <w:jc w:val="both"/>
      </w:pPr>
      <w:r>
        <w:tab/>
        <w:t>Pornind de la cele descrise mai sus s-au creat în proiect clase care descriu tabelele din baza de date precum și relațiile dintre tabele.</w:t>
      </w:r>
    </w:p>
    <w:p w:rsidR="003E669B" w:rsidRDefault="003E669B" w:rsidP="002A0CCC"/>
    <w:p w:rsidR="00B36840" w:rsidRDefault="003E669B" w:rsidP="002A0CCC">
      <w:r>
        <w:t xml:space="preserve">- </w:t>
      </w:r>
      <w:r w:rsidR="00B36840">
        <w:t>exemplu clasa pentru tabela contracte:</w:t>
      </w:r>
    </w:p>
    <w:p w:rsidR="003E669B" w:rsidRDefault="003E669B" w:rsidP="002A0CCC"/>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FF"/>
          <w:sz w:val="20"/>
          <w:szCs w:val="20"/>
          <w:highlight w:val="white"/>
          <w:lang w:eastAsia="ro-RO"/>
        </w:rPr>
        <w:t>namespace</w:t>
      </w:r>
      <w:r w:rsidRPr="00B36840">
        <w:rPr>
          <w:rFonts w:ascii="Consolas" w:hAnsi="Consolas" w:cs="Consolas"/>
          <w:color w:val="000000"/>
          <w:sz w:val="20"/>
          <w:szCs w:val="20"/>
          <w:highlight w:val="white"/>
          <w:lang w:eastAsia="ro-RO"/>
        </w:rPr>
        <w:t xml:space="preserve"> Queries.Core.Domain</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using</w:t>
      </w:r>
      <w:r w:rsidRPr="00B36840">
        <w:rPr>
          <w:rFonts w:ascii="Consolas" w:hAnsi="Consolas" w:cs="Consolas"/>
          <w:color w:val="000000"/>
          <w:sz w:val="20"/>
          <w:szCs w:val="20"/>
          <w:highlight w:val="white"/>
          <w:lang w:eastAsia="ro-RO"/>
        </w:rPr>
        <w:t xml:space="preserve"> System;</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using</w:t>
      </w:r>
      <w:r w:rsidRPr="00B36840">
        <w:rPr>
          <w:rFonts w:ascii="Consolas" w:hAnsi="Consolas" w:cs="Consolas"/>
          <w:color w:val="000000"/>
          <w:sz w:val="20"/>
          <w:szCs w:val="20"/>
          <w:highlight w:val="white"/>
          <w:lang w:eastAsia="ro-RO"/>
        </w:rPr>
        <w:t xml:space="preserve"> System.Collections.Generic;</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using</w:t>
      </w:r>
      <w:r w:rsidRPr="00B36840">
        <w:rPr>
          <w:rFonts w:ascii="Consolas" w:hAnsi="Consolas" w:cs="Consolas"/>
          <w:color w:val="000000"/>
          <w:sz w:val="20"/>
          <w:szCs w:val="20"/>
          <w:highlight w:val="white"/>
          <w:lang w:eastAsia="ro-RO"/>
        </w:rPr>
        <w:t xml:space="preserve"> System.ComponentModel.DataAnnotations;</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using</w:t>
      </w:r>
      <w:r w:rsidRPr="00B36840">
        <w:rPr>
          <w:rFonts w:ascii="Consolas" w:hAnsi="Consolas" w:cs="Consolas"/>
          <w:color w:val="000000"/>
          <w:sz w:val="20"/>
          <w:szCs w:val="20"/>
          <w:highlight w:val="white"/>
          <w:lang w:eastAsia="ro-RO"/>
        </w:rPr>
        <w:t xml:space="preserve"> System.ComponentModel.DataAnnotations.Schema;</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Table</w:t>
      </w:r>
      <w:r w:rsidRPr="00B36840">
        <w:rPr>
          <w:rFonts w:ascii="Consolas" w:hAnsi="Consolas" w:cs="Consolas"/>
          <w:color w:val="000000"/>
          <w:sz w:val="20"/>
          <w:szCs w:val="20"/>
          <w:highlight w:val="white"/>
          <w:lang w:eastAsia="ro-RO"/>
        </w:rPr>
        <w:t>(</w:t>
      </w:r>
      <w:r w:rsidRPr="00B36840">
        <w:rPr>
          <w:rFonts w:ascii="Consolas" w:hAnsi="Consolas" w:cs="Consolas"/>
          <w:color w:val="A31515"/>
          <w:sz w:val="20"/>
          <w:szCs w:val="20"/>
          <w:highlight w:val="white"/>
          <w:lang w:eastAsia="ro-RO"/>
        </w:rPr>
        <w:t>"Contract"</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partial</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class</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Contract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Contract()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Plata = </w:t>
      </w:r>
      <w:r w:rsidRPr="00B36840">
        <w:rPr>
          <w:rFonts w:ascii="Consolas" w:hAnsi="Consolas" w:cs="Consolas"/>
          <w:color w:val="0000FF"/>
          <w:sz w:val="20"/>
          <w:szCs w:val="20"/>
          <w:highlight w:val="white"/>
          <w:lang w:eastAsia="ro-RO"/>
        </w:rPr>
        <w:t>new</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HashSet</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Plata</w:t>
      </w:r>
      <w:r w:rsidRPr="00B36840">
        <w:rPr>
          <w:rFonts w:ascii="Consolas" w:hAnsi="Consolas" w:cs="Consolas"/>
          <w:color w:val="000000"/>
          <w:sz w:val="20"/>
          <w:szCs w:val="20"/>
          <w:highlight w:val="white"/>
          <w:lang w:eastAsia="ro-RO"/>
        </w:rPr>
        <w:t>&gt;();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Incasare = </w:t>
      </w:r>
      <w:r w:rsidRPr="00B36840">
        <w:rPr>
          <w:rFonts w:ascii="Consolas" w:hAnsi="Consolas" w:cs="Consolas"/>
          <w:color w:val="0000FF"/>
          <w:sz w:val="20"/>
          <w:szCs w:val="20"/>
          <w:highlight w:val="white"/>
          <w:lang w:eastAsia="ro-RO"/>
        </w:rPr>
        <w:t>new</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HashSet</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Incasare</w:t>
      </w:r>
      <w:r w:rsidRPr="00B36840">
        <w:rPr>
          <w:rFonts w:ascii="Consolas" w:hAnsi="Consolas" w:cs="Consolas"/>
          <w:color w:val="000000"/>
          <w:sz w:val="20"/>
          <w:szCs w:val="20"/>
          <w:highlight w:val="white"/>
          <w:lang w:eastAsia="ro-RO"/>
        </w:rPr>
        <w:t>&gt;();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Lucrare = </w:t>
      </w:r>
      <w:r w:rsidRPr="00B36840">
        <w:rPr>
          <w:rFonts w:ascii="Consolas" w:hAnsi="Consolas" w:cs="Consolas"/>
          <w:color w:val="0000FF"/>
          <w:sz w:val="20"/>
          <w:szCs w:val="20"/>
          <w:highlight w:val="white"/>
          <w:lang w:eastAsia="ro-RO"/>
        </w:rPr>
        <w:t>new</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HashSet</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Lucrare</w:t>
      </w:r>
      <w:r w:rsidRPr="00B36840">
        <w:rPr>
          <w:rFonts w:ascii="Consolas" w:hAnsi="Consolas" w:cs="Consolas"/>
          <w:color w:val="000000"/>
          <w:sz w:val="20"/>
          <w:szCs w:val="20"/>
          <w:highlight w:val="white"/>
          <w:lang w:eastAsia="ro-RO"/>
        </w:rPr>
        <w:t>&gt;();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int</w:t>
      </w:r>
      <w:r w:rsidRPr="00B36840">
        <w:rPr>
          <w:rFonts w:ascii="Consolas" w:hAnsi="Consolas" w:cs="Consolas"/>
          <w:color w:val="000000"/>
          <w:sz w:val="20"/>
          <w:szCs w:val="20"/>
          <w:highlight w:val="white"/>
          <w:lang w:eastAsia="ro-RO"/>
        </w:rPr>
        <w:t xml:space="preserve"> ContractId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Required</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StringLength</w:t>
      </w:r>
      <w:r w:rsidRPr="00B36840">
        <w:rPr>
          <w:rFonts w:ascii="Consolas" w:hAnsi="Consolas" w:cs="Consolas"/>
          <w:color w:val="000000"/>
          <w:sz w:val="20"/>
          <w:szCs w:val="20"/>
          <w:highlight w:val="white"/>
          <w:lang w:eastAsia="ro-RO"/>
        </w:rPr>
        <w:t>(4)]</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string</w:t>
      </w:r>
      <w:r w:rsidRPr="00B36840">
        <w:rPr>
          <w:rFonts w:ascii="Consolas" w:hAnsi="Consolas" w:cs="Consolas"/>
          <w:color w:val="000000"/>
          <w:sz w:val="20"/>
          <w:szCs w:val="20"/>
          <w:highlight w:val="white"/>
          <w:lang w:eastAsia="ro-RO"/>
        </w:rPr>
        <w:t xml:space="preserve"> NrContract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Column</w:t>
      </w:r>
      <w:r w:rsidRPr="00B36840">
        <w:rPr>
          <w:rFonts w:ascii="Consolas" w:hAnsi="Consolas" w:cs="Consolas"/>
          <w:color w:val="000000"/>
          <w:sz w:val="20"/>
          <w:szCs w:val="20"/>
          <w:highlight w:val="white"/>
          <w:lang w:eastAsia="ro-RO"/>
        </w:rPr>
        <w:t xml:space="preserve">(TypeName = </w:t>
      </w:r>
      <w:r w:rsidRPr="00B36840">
        <w:rPr>
          <w:rFonts w:ascii="Consolas" w:hAnsi="Consolas" w:cs="Consolas"/>
          <w:color w:val="A31515"/>
          <w:sz w:val="20"/>
          <w:szCs w:val="20"/>
          <w:highlight w:val="white"/>
          <w:lang w:eastAsia="ro-RO"/>
        </w:rPr>
        <w:t>"date"</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DateTime</w:t>
      </w:r>
      <w:r w:rsidRPr="00B36840">
        <w:rPr>
          <w:rFonts w:ascii="Consolas" w:hAnsi="Consolas" w:cs="Consolas"/>
          <w:color w:val="000000"/>
          <w:sz w:val="20"/>
          <w:szCs w:val="20"/>
          <w:highlight w:val="white"/>
          <w:lang w:eastAsia="ro-RO"/>
        </w:rPr>
        <w:t xml:space="preserve"> Data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int</w:t>
      </w:r>
      <w:r w:rsidRPr="00B36840">
        <w:rPr>
          <w:rFonts w:ascii="Consolas" w:hAnsi="Consolas" w:cs="Consolas"/>
          <w:color w:val="000000"/>
          <w:sz w:val="20"/>
          <w:szCs w:val="20"/>
          <w:highlight w:val="white"/>
          <w:lang w:eastAsia="ro-RO"/>
        </w:rPr>
        <w:t xml:space="preserve">? BeneficiarId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Column</w:t>
      </w:r>
      <w:r w:rsidRPr="00B36840">
        <w:rPr>
          <w:rFonts w:ascii="Consolas" w:hAnsi="Consolas" w:cs="Consolas"/>
          <w:color w:val="000000"/>
          <w:sz w:val="20"/>
          <w:szCs w:val="20"/>
          <w:highlight w:val="white"/>
          <w:lang w:eastAsia="ro-RO"/>
        </w:rPr>
        <w:t xml:space="preserve">(TypeName = </w:t>
      </w:r>
      <w:r w:rsidRPr="00B36840">
        <w:rPr>
          <w:rFonts w:ascii="Consolas" w:hAnsi="Consolas" w:cs="Consolas"/>
          <w:color w:val="A31515"/>
          <w:sz w:val="20"/>
          <w:szCs w:val="20"/>
          <w:highlight w:val="white"/>
          <w:lang w:eastAsia="ro-RO"/>
        </w:rPr>
        <w:t>"text"</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Required</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string</w:t>
      </w:r>
      <w:r w:rsidRPr="00B36840">
        <w:rPr>
          <w:rFonts w:ascii="Consolas" w:hAnsi="Consolas" w:cs="Consolas"/>
          <w:color w:val="000000"/>
          <w:sz w:val="20"/>
          <w:szCs w:val="20"/>
          <w:highlight w:val="white"/>
          <w:lang w:eastAsia="ro-RO"/>
        </w:rPr>
        <w:t xml:space="preserve"> ObiectulContractului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decimal</w:t>
      </w:r>
      <w:r w:rsidRPr="00B36840">
        <w:rPr>
          <w:rFonts w:ascii="Consolas" w:hAnsi="Consolas" w:cs="Consolas"/>
          <w:color w:val="000000"/>
          <w:sz w:val="20"/>
          <w:szCs w:val="20"/>
          <w:highlight w:val="white"/>
          <w:lang w:eastAsia="ro-RO"/>
        </w:rPr>
        <w:t xml:space="preserve"> Suma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Column</w:t>
      </w:r>
      <w:r w:rsidRPr="00B36840">
        <w:rPr>
          <w:rFonts w:ascii="Consolas" w:hAnsi="Consolas" w:cs="Consolas"/>
          <w:color w:val="000000"/>
          <w:sz w:val="20"/>
          <w:szCs w:val="20"/>
          <w:highlight w:val="white"/>
          <w:lang w:eastAsia="ro-RO"/>
        </w:rPr>
        <w:t xml:space="preserve">(TypeName = </w:t>
      </w:r>
      <w:r w:rsidRPr="00B36840">
        <w:rPr>
          <w:rFonts w:ascii="Consolas" w:hAnsi="Consolas" w:cs="Consolas"/>
          <w:color w:val="A31515"/>
          <w:sz w:val="20"/>
          <w:szCs w:val="20"/>
          <w:highlight w:val="white"/>
          <w:lang w:eastAsia="ro-RO"/>
        </w:rPr>
        <w:t>"text"</w:t>
      </w:r>
      <w:r w:rsidRPr="00B36840">
        <w:rPr>
          <w:rFonts w:ascii="Consolas" w:hAnsi="Consolas" w:cs="Consolas"/>
          <w:color w:val="000000"/>
          <w:sz w:val="20"/>
          <w:szCs w:val="20"/>
          <w:highlight w:val="white"/>
          <w:lang w:eastAsia="ro-RO"/>
        </w:rPr>
        <w:t>)]</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string</w:t>
      </w:r>
      <w:r w:rsidRPr="00B36840">
        <w:rPr>
          <w:rFonts w:ascii="Consolas" w:hAnsi="Consolas" w:cs="Consolas"/>
          <w:color w:val="000000"/>
          <w:sz w:val="20"/>
          <w:szCs w:val="20"/>
          <w:highlight w:val="white"/>
          <w:lang w:eastAsia="ro-RO"/>
        </w:rPr>
        <w:t xml:space="preserve"> Observatii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virtual</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Beneficiar</w:t>
      </w:r>
      <w:r w:rsidRPr="00B36840">
        <w:rPr>
          <w:rFonts w:ascii="Consolas" w:hAnsi="Consolas" w:cs="Consolas"/>
          <w:color w:val="000000"/>
          <w:sz w:val="20"/>
          <w:szCs w:val="20"/>
          <w:highlight w:val="white"/>
          <w:lang w:eastAsia="ro-RO"/>
        </w:rPr>
        <w:t xml:space="preserve"> Beneficiar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Pr>
          <w:rFonts w:ascii="Consolas" w:hAnsi="Consolas" w:cs="Consolas"/>
          <w:color w:val="000000"/>
          <w:sz w:val="20"/>
          <w:szCs w:val="20"/>
          <w:highlight w:val="white"/>
          <w:lang w:eastAsia="ro-RO"/>
        </w:rPr>
        <w:t xml:space="preserve"> </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virtual</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ICollection</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Plata</w:t>
      </w:r>
      <w:r w:rsidRPr="00B36840">
        <w:rPr>
          <w:rFonts w:ascii="Consolas" w:hAnsi="Consolas" w:cs="Consolas"/>
          <w:color w:val="000000"/>
          <w:sz w:val="20"/>
          <w:szCs w:val="20"/>
          <w:highlight w:val="white"/>
          <w:lang w:eastAsia="ro-RO"/>
        </w:rPr>
        <w:t xml:space="preserve">&gt; Plata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virtual</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ICollection</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Incasare</w:t>
      </w:r>
      <w:r w:rsidRPr="00B36840">
        <w:rPr>
          <w:rFonts w:ascii="Consolas" w:hAnsi="Consolas" w:cs="Consolas"/>
          <w:color w:val="000000"/>
          <w:sz w:val="20"/>
          <w:szCs w:val="20"/>
          <w:highlight w:val="white"/>
          <w:lang w:eastAsia="ro-RO"/>
        </w:rPr>
        <w:t xml:space="preserve">&gt; Incasare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public</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virtual</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2B91AF"/>
          <w:sz w:val="20"/>
          <w:szCs w:val="20"/>
          <w:highlight w:val="white"/>
          <w:lang w:eastAsia="ro-RO"/>
        </w:rPr>
        <w:t>ICollection</w:t>
      </w:r>
      <w:r w:rsidRPr="00B36840">
        <w:rPr>
          <w:rFonts w:ascii="Consolas" w:hAnsi="Consolas" w:cs="Consolas"/>
          <w:color w:val="000000"/>
          <w:sz w:val="20"/>
          <w:szCs w:val="20"/>
          <w:highlight w:val="white"/>
          <w:lang w:eastAsia="ro-RO"/>
        </w:rPr>
        <w:t>&lt;</w:t>
      </w:r>
      <w:r w:rsidRPr="00B36840">
        <w:rPr>
          <w:rFonts w:ascii="Consolas" w:hAnsi="Consolas" w:cs="Consolas"/>
          <w:color w:val="2B91AF"/>
          <w:sz w:val="20"/>
          <w:szCs w:val="20"/>
          <w:highlight w:val="white"/>
          <w:lang w:eastAsia="ro-RO"/>
        </w:rPr>
        <w:t>Lucrare</w:t>
      </w:r>
      <w:r w:rsidRPr="00B36840">
        <w:rPr>
          <w:rFonts w:ascii="Consolas" w:hAnsi="Consolas" w:cs="Consolas"/>
          <w:color w:val="000000"/>
          <w:sz w:val="20"/>
          <w:szCs w:val="20"/>
          <w:highlight w:val="white"/>
          <w:lang w:eastAsia="ro-RO"/>
        </w:rPr>
        <w:t xml:space="preserve">&gt; Lucrare { </w:t>
      </w:r>
      <w:r w:rsidRPr="00B36840">
        <w:rPr>
          <w:rFonts w:ascii="Consolas" w:hAnsi="Consolas" w:cs="Consolas"/>
          <w:color w:val="0000FF"/>
          <w:sz w:val="20"/>
          <w:szCs w:val="20"/>
          <w:highlight w:val="white"/>
          <w:lang w:eastAsia="ro-RO"/>
        </w:rPr>
        <w:t>get</w:t>
      </w:r>
      <w:r w:rsidRPr="00B36840">
        <w:rPr>
          <w:rFonts w:ascii="Consolas" w:hAnsi="Consolas" w:cs="Consolas"/>
          <w:color w:val="000000"/>
          <w:sz w:val="20"/>
          <w:szCs w:val="20"/>
          <w:highlight w:val="white"/>
          <w:lang w:eastAsia="ro-RO"/>
        </w:rPr>
        <w:t xml:space="preserve">; </w:t>
      </w:r>
      <w:r w:rsidRPr="00B36840">
        <w:rPr>
          <w:rFonts w:ascii="Consolas" w:hAnsi="Consolas" w:cs="Consolas"/>
          <w:color w:val="0000FF"/>
          <w:sz w:val="20"/>
          <w:szCs w:val="20"/>
          <w:highlight w:val="white"/>
          <w:lang w:eastAsia="ro-RO"/>
        </w:rPr>
        <w:t>set</w:t>
      </w:r>
      <w:r w:rsidRPr="00B36840">
        <w:rPr>
          <w:rFonts w:ascii="Consolas" w:hAnsi="Consolas" w:cs="Consolas"/>
          <w:color w:val="000000"/>
          <w:sz w:val="20"/>
          <w:szCs w:val="20"/>
          <w:highlight w:val="white"/>
          <w:lang w:eastAsia="ro-RO"/>
        </w:rPr>
        <w:t>;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 xml:space="preserve">    }</w:t>
      </w:r>
    </w:p>
    <w:p w:rsidR="00B36840" w:rsidRPr="00B36840" w:rsidRDefault="00B36840" w:rsidP="00B36840">
      <w:pPr>
        <w:autoSpaceDE w:val="0"/>
        <w:autoSpaceDN w:val="0"/>
        <w:adjustRightInd w:val="0"/>
        <w:rPr>
          <w:rFonts w:ascii="Consolas" w:hAnsi="Consolas" w:cs="Consolas"/>
          <w:color w:val="000000"/>
          <w:sz w:val="20"/>
          <w:szCs w:val="20"/>
          <w:highlight w:val="white"/>
          <w:lang w:eastAsia="ro-RO"/>
        </w:rPr>
      </w:pPr>
      <w:r w:rsidRPr="00B36840">
        <w:rPr>
          <w:rFonts w:ascii="Consolas" w:hAnsi="Consolas" w:cs="Consolas"/>
          <w:color w:val="000000"/>
          <w:sz w:val="20"/>
          <w:szCs w:val="20"/>
          <w:highlight w:val="white"/>
          <w:lang w:eastAsia="ro-RO"/>
        </w:rPr>
        <w:t>}</w:t>
      </w:r>
    </w:p>
    <w:p w:rsidR="00B36840" w:rsidRPr="00204FEE" w:rsidRDefault="00B36840" w:rsidP="002A0CCC"/>
    <w:p w:rsidR="002A0CCC" w:rsidRDefault="00D40EA6" w:rsidP="00685A65">
      <w:pPr>
        <w:ind w:firstLine="720"/>
        <w:jc w:val="both"/>
      </w:pPr>
      <w:r>
        <w:lastRenderedPageBreak/>
        <w:t xml:space="preserve">Atribuția proiectului Queries este aceea de a </w:t>
      </w:r>
      <w:r w:rsidR="003E3459">
        <w:t>aduce din</w:t>
      </w:r>
      <w:r w:rsidR="003E669B">
        <w:t>,</w:t>
      </w:r>
      <w:r w:rsidR="003E3459">
        <w:t xml:space="preserve"> respectiv de a salva în</w:t>
      </w:r>
      <w:r w:rsidR="003E669B">
        <w:t>,</w:t>
      </w:r>
      <w:r w:rsidR="003E3459">
        <w:t xml:space="preserve"> baza de date a unor obiecte sau liste de obiecte care servesc proiectul principal ContaPFA. </w:t>
      </w:r>
      <w:r w:rsidR="00962F74">
        <w:t>Design p</w:t>
      </w:r>
      <w:r w:rsidR="003E3459">
        <w:t>attern</w:t>
      </w:r>
      <w:r w:rsidR="00962F74">
        <w:t>-</w:t>
      </w:r>
      <w:r w:rsidR="003E3459">
        <w:t>ul ales pentru acest scop se numește „</w:t>
      </w:r>
      <w:r w:rsidR="003E3459" w:rsidRPr="00685A65">
        <w:rPr>
          <w:b/>
        </w:rPr>
        <w:t>Repository</w:t>
      </w:r>
      <w:r w:rsidR="003E3459">
        <w:t>”.</w:t>
      </w:r>
      <w:r w:rsidR="00962F74">
        <w:t xml:space="preserve"> </w:t>
      </w:r>
    </w:p>
    <w:p w:rsidR="00962F74" w:rsidRDefault="00962F74" w:rsidP="00685A65">
      <w:pPr>
        <w:ind w:firstLine="720"/>
        <w:jc w:val="both"/>
      </w:pPr>
      <w:r>
        <w:t xml:space="preserve">Acest design pattern separă „data access logic” de „business logic” astfel făcând aplicația mai ușor de întreținut, extins și totodată se evită scrierea codului duplicat care poate </w:t>
      </w:r>
      <w:r w:rsidR="00381664">
        <w:t xml:space="preserve">într-un final duce și la erori de programare. Comunicarea dintre </w:t>
      </w:r>
      <w:r w:rsidR="00E85C97">
        <w:t>”</w:t>
      </w:r>
      <w:r w:rsidR="00381664">
        <w:t>business logic</w:t>
      </w:r>
      <w:r w:rsidR="00E85C97">
        <w:t>” și ”data access logic” se face printr-o interfață, astfel folosind acest design pattern partea de business logic nu are cunoștință cum lucrează partea de data access logic, (folosește LINQ to SQL , sau ADO.NET sau Entity Framework ) ea doar  așteaptă prin intermediul interfeței date.</w:t>
      </w:r>
    </w:p>
    <w:p w:rsidR="00962F74" w:rsidRPr="002A0CCC" w:rsidRDefault="00962F74" w:rsidP="00D40EA6">
      <w:pPr>
        <w:ind w:firstLine="720"/>
      </w:pPr>
    </w:p>
    <w:p w:rsidR="002A0CCC" w:rsidRPr="002A0CCC" w:rsidRDefault="002A0CCC" w:rsidP="002A0CCC"/>
    <w:p w:rsidR="00F55C5E" w:rsidRDefault="005C5FA7" w:rsidP="00685A65">
      <w:pPr>
        <w:keepNext/>
        <w:jc w:val="center"/>
      </w:pPr>
      <w:r>
        <w:rPr>
          <w:noProof/>
          <w:lang w:eastAsia="ro-RO"/>
        </w:rPr>
        <w:drawing>
          <wp:inline distT="0" distB="0" distL="0" distR="0" wp14:anchorId="7C70815F" wp14:editId="03200616">
            <wp:extent cx="6026785" cy="6146165"/>
            <wp:effectExtent l="0" t="0" r="0" b="6985"/>
            <wp:docPr id="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6146165"/>
                    </a:xfrm>
                    <a:prstGeom prst="rect">
                      <a:avLst/>
                    </a:prstGeom>
                    <a:noFill/>
                    <a:ln>
                      <a:noFill/>
                    </a:ln>
                  </pic:spPr>
                </pic:pic>
              </a:graphicData>
            </a:graphic>
          </wp:inline>
        </w:drawing>
      </w:r>
    </w:p>
    <w:p w:rsidR="002A0CCC" w:rsidRPr="002A0CCC" w:rsidRDefault="003E669B" w:rsidP="00E92C87">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rsidR="00AB7926">
        <w:noBreakHyphen/>
      </w:r>
      <w:r w:rsidR="00A472CD">
        <w:fldChar w:fldCharType="begin"/>
      </w:r>
      <w:r w:rsidR="00A472CD">
        <w:instrText xml:space="preserve"> SEQ Figura_ \* ARABIC \s 1 </w:instrText>
      </w:r>
      <w:r w:rsidR="00A472CD">
        <w:fldChar w:fldCharType="separate"/>
      </w:r>
      <w:r w:rsidR="00E92C87">
        <w:rPr>
          <w:noProof/>
        </w:rPr>
        <w:t>18</w:t>
      </w:r>
      <w:r w:rsidR="00A472CD">
        <w:rPr>
          <w:noProof/>
        </w:rPr>
        <w:fldChar w:fldCharType="end"/>
      </w:r>
      <w:r>
        <w:t xml:space="preserve">. </w:t>
      </w:r>
      <w:r w:rsidR="00F55C5E">
        <w:t>Diagrama claselor din proiectul Queries</w:t>
      </w:r>
    </w:p>
    <w:p w:rsidR="002A0CCC" w:rsidRPr="002A0CCC" w:rsidRDefault="002A0CCC" w:rsidP="002A0CCC"/>
    <w:p w:rsidR="002A0CCC" w:rsidRPr="002A0CCC" w:rsidRDefault="002A0CCC" w:rsidP="002A0CCC"/>
    <w:p w:rsidR="002A0CCC" w:rsidRPr="002A0CCC" w:rsidRDefault="002A0CCC" w:rsidP="002A0CCC"/>
    <w:p w:rsidR="002A0CCC" w:rsidRPr="002A0CCC" w:rsidRDefault="002A0CCC" w:rsidP="002A0CCC"/>
    <w:p w:rsidR="002A0CCC" w:rsidRPr="002A0CCC" w:rsidRDefault="002A0CCC" w:rsidP="002A0CCC"/>
    <w:p w:rsidR="002A0CCC" w:rsidRPr="002A0CCC" w:rsidRDefault="002A0CCC" w:rsidP="002A0CCC"/>
    <w:p w:rsidR="002A0CCC" w:rsidRPr="002A0CCC" w:rsidRDefault="002A0CCC" w:rsidP="002A0CCC"/>
    <w:p w:rsidR="002A0CCC" w:rsidRPr="002A0CCC" w:rsidRDefault="00076555" w:rsidP="00076555">
      <w:pPr>
        <w:pStyle w:val="Heading2"/>
      </w:pPr>
      <w:bookmarkStart w:id="63" w:name="_Toc454619813"/>
      <w:bookmarkStart w:id="64" w:name="_Toc454806995"/>
      <w:r>
        <w:t>FUNCȚIONAREA APLICAȚIEI</w:t>
      </w:r>
      <w:bookmarkEnd w:id="63"/>
      <w:bookmarkEnd w:id="64"/>
    </w:p>
    <w:p w:rsidR="002A0CCC" w:rsidRPr="002A0CCC" w:rsidRDefault="002A0CCC" w:rsidP="002A0CCC"/>
    <w:p w:rsidR="00BA0304" w:rsidRDefault="00E14C95" w:rsidP="00685A65">
      <w:pPr>
        <w:ind w:firstLine="720"/>
        <w:jc w:val="both"/>
      </w:pPr>
      <w:r>
        <w:t xml:space="preserve">Aplicația permite înregistrarea </w:t>
      </w:r>
      <w:r w:rsidR="009B6115">
        <w:t xml:space="preserve">editarea și ștergerea în sau din baza de date a evidențelor contabile ale unui PFA autorizat în lucrări de topografie și cadastru precum și cea a lucrărilor executate de acesta. </w:t>
      </w:r>
      <w:r w:rsidR="00BA0304">
        <w:t>Aplicația este împărțită în patru zone:</w:t>
      </w:r>
    </w:p>
    <w:p w:rsidR="00BA0304" w:rsidRDefault="00BA0304" w:rsidP="00BA0304">
      <w:pPr>
        <w:numPr>
          <w:ilvl w:val="0"/>
          <w:numId w:val="17"/>
        </w:numPr>
      </w:pPr>
      <w:r>
        <w:t>Afișare curs BNR</w:t>
      </w:r>
      <w:r w:rsidR="00AB7926">
        <w:t>,</w:t>
      </w:r>
    </w:p>
    <w:p w:rsidR="002A0CCC" w:rsidRDefault="00BA0304" w:rsidP="00BA0304">
      <w:pPr>
        <w:numPr>
          <w:ilvl w:val="0"/>
          <w:numId w:val="17"/>
        </w:numPr>
      </w:pPr>
      <w:r>
        <w:t>Zonă de comandă</w:t>
      </w:r>
      <w:r w:rsidR="00AB7926">
        <w:t>,</w:t>
      </w:r>
    </w:p>
    <w:p w:rsidR="00BA0304" w:rsidRDefault="00BA0304" w:rsidP="00BA0304">
      <w:pPr>
        <w:numPr>
          <w:ilvl w:val="0"/>
          <w:numId w:val="17"/>
        </w:numPr>
      </w:pPr>
      <w:r>
        <w:t>Afișare date înregistrate în baza de date</w:t>
      </w:r>
      <w:r w:rsidR="00AB7926">
        <w:t>,</w:t>
      </w:r>
    </w:p>
    <w:p w:rsidR="00BA0304" w:rsidRDefault="00BA0304" w:rsidP="00BA0304">
      <w:pPr>
        <w:numPr>
          <w:ilvl w:val="0"/>
          <w:numId w:val="17"/>
        </w:numPr>
      </w:pPr>
      <w:r>
        <w:t>Adăugare editare date</w:t>
      </w:r>
      <w:r w:rsidR="00AB7926">
        <w:t>.</w:t>
      </w:r>
    </w:p>
    <w:p w:rsidR="00E14C95" w:rsidRPr="002A0CCC" w:rsidRDefault="00E14C95" w:rsidP="002A0CCC"/>
    <w:p w:rsidR="002A0CCC" w:rsidRPr="002A0CCC" w:rsidRDefault="002A0CCC" w:rsidP="002A0CCC"/>
    <w:p w:rsidR="008463DD" w:rsidRDefault="005C5FA7" w:rsidP="008463DD">
      <w:pPr>
        <w:keepNext/>
      </w:pPr>
      <w:r>
        <w:rPr>
          <w:noProof/>
          <w:lang w:eastAsia="ro-RO"/>
        </w:rPr>
        <w:drawing>
          <wp:inline distT="0" distB="0" distL="0" distR="0" wp14:anchorId="5AD2FF32" wp14:editId="6B950232">
            <wp:extent cx="5764530" cy="3434715"/>
            <wp:effectExtent l="190500" t="190500" r="198120" b="184785"/>
            <wp:docPr id="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4530" cy="3434715"/>
                    </a:xfrm>
                    <a:prstGeom prst="rect">
                      <a:avLst/>
                    </a:prstGeom>
                    <a:ln>
                      <a:noFill/>
                    </a:ln>
                    <a:effectLst>
                      <a:outerShdw blurRad="190500" algn="tl" rotWithShape="0">
                        <a:srgbClr val="000000">
                          <a:alpha val="70000"/>
                        </a:srgbClr>
                      </a:outerShdw>
                    </a:effectLst>
                  </pic:spPr>
                </pic:pic>
              </a:graphicData>
            </a:graphic>
          </wp:inline>
        </w:drawing>
      </w:r>
    </w:p>
    <w:p w:rsidR="002A0CCC" w:rsidRDefault="00AB7926" w:rsidP="00E92C87">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noBreakHyphen/>
      </w:r>
      <w:r w:rsidR="00A472CD">
        <w:fldChar w:fldCharType="begin"/>
      </w:r>
      <w:r w:rsidR="00A472CD">
        <w:instrText xml:space="preserve"> SEQ Figura_ \* ARABIC \s 1 </w:instrText>
      </w:r>
      <w:r w:rsidR="00A472CD">
        <w:fldChar w:fldCharType="separate"/>
      </w:r>
      <w:r w:rsidR="00E92C87">
        <w:rPr>
          <w:noProof/>
        </w:rPr>
        <w:t>19</w:t>
      </w:r>
      <w:r w:rsidR="00A472CD">
        <w:rPr>
          <w:noProof/>
        </w:rPr>
        <w:fldChar w:fldCharType="end"/>
      </w:r>
      <w:r>
        <w:t xml:space="preserve">. </w:t>
      </w:r>
      <w:r w:rsidR="008463DD">
        <w:t>Interfața principală a aplicației</w:t>
      </w:r>
    </w:p>
    <w:p w:rsidR="008463DD" w:rsidRDefault="008463DD" w:rsidP="008463DD"/>
    <w:p w:rsidR="008463DD" w:rsidRDefault="008463DD" w:rsidP="00685A65">
      <w:pPr>
        <w:ind w:firstLine="720"/>
        <w:jc w:val="both"/>
      </w:pPr>
      <w:r>
        <w:t xml:space="preserve">Din zona de operațiuni se poate alege tipul de înregistrare dorit lucrare, contract sau operațiuni financiare (plată - încasare). </w:t>
      </w:r>
    </w:p>
    <w:p w:rsidR="008463DD" w:rsidRDefault="008463DD" w:rsidP="00685A65">
      <w:pPr>
        <w:ind w:firstLine="720"/>
        <w:jc w:val="both"/>
      </w:pPr>
      <w:r>
        <w:t xml:space="preserve">În cazul lucrărilor, conform figurii 2-10 butonul new activează zona lucrare care permite adăugarea unei noi lucrări și salvarea acesteia. Tipurile de informații cum sunt Acceptată Refuzată, Recepționată Respinsă și Tip Lucrare sunt predefinite în baza de date utilizatorul </w:t>
      </w:r>
      <w:r w:rsidR="008C19C7">
        <w:t xml:space="preserve">trebuind doar să selecteze informația corespunzătoare. </w:t>
      </w:r>
    </w:p>
    <w:p w:rsidR="008C19C7" w:rsidRDefault="008C19C7" w:rsidP="00685A65">
      <w:pPr>
        <w:ind w:firstLine="720"/>
        <w:jc w:val="both"/>
      </w:pPr>
      <w:r>
        <w:t xml:space="preserve">Contractul aferent lucrării se va selecta din baza de date dacă acesta există deja iar dacă nu se va crea unul nou pentru această nouă lucrare folosind new. </w:t>
      </w:r>
    </w:p>
    <w:p w:rsidR="008C19C7" w:rsidRDefault="008C19C7" w:rsidP="00685A65">
      <w:pPr>
        <w:ind w:firstLine="720"/>
        <w:jc w:val="both"/>
      </w:pPr>
      <w:r>
        <w:t xml:space="preserve">Pentru selectarea tipului de lucrare se va deschide un nou form care conține toate lucrările și codurile acestora conform nomenclatorului de lucrări A.N.C.P.I. </w:t>
      </w:r>
    </w:p>
    <w:p w:rsidR="00AB7926" w:rsidRDefault="00AB7926" w:rsidP="00685A65">
      <w:pPr>
        <w:ind w:firstLine="720"/>
        <w:jc w:val="both"/>
      </w:pPr>
    </w:p>
    <w:p w:rsidR="00AB7926" w:rsidRDefault="00AB7926" w:rsidP="00685A65">
      <w:pPr>
        <w:ind w:firstLine="720"/>
        <w:jc w:val="both"/>
      </w:pPr>
    </w:p>
    <w:p w:rsidR="00AB7926" w:rsidRDefault="00AB7926" w:rsidP="00685A65">
      <w:pPr>
        <w:ind w:firstLine="720"/>
        <w:jc w:val="both"/>
      </w:pPr>
    </w:p>
    <w:p w:rsidR="00AB7926" w:rsidRDefault="00AB7926" w:rsidP="00685A65">
      <w:pPr>
        <w:ind w:firstLine="720"/>
        <w:jc w:val="both"/>
      </w:pPr>
    </w:p>
    <w:p w:rsidR="00AB7926" w:rsidRDefault="00AB7926" w:rsidP="00685A65">
      <w:pPr>
        <w:ind w:firstLine="720"/>
        <w:jc w:val="both"/>
      </w:pPr>
    </w:p>
    <w:p w:rsidR="008C19C7" w:rsidRDefault="005C5FA7" w:rsidP="00685A65">
      <w:pPr>
        <w:jc w:val="center"/>
      </w:pPr>
      <w:r>
        <w:rPr>
          <w:noProof/>
          <w:lang w:eastAsia="ro-RO"/>
        </w:rPr>
        <w:lastRenderedPageBreak/>
        <mc:AlternateContent>
          <mc:Choice Requires="wps">
            <w:drawing>
              <wp:anchor distT="0" distB="0" distL="114300" distR="114300" simplePos="0" relativeHeight="251661312" behindDoc="0" locked="0" layoutInCell="1" allowOverlap="1" wp14:anchorId="321AACA4" wp14:editId="445DEE36">
                <wp:simplePos x="0" y="0"/>
                <wp:positionH relativeFrom="column">
                  <wp:posOffset>787400</wp:posOffset>
                </wp:positionH>
                <wp:positionV relativeFrom="paragraph">
                  <wp:posOffset>1642745</wp:posOffset>
                </wp:positionV>
                <wp:extent cx="3673475" cy="184150"/>
                <wp:effectExtent l="635" t="3175" r="2540" b="3175"/>
                <wp:wrapSquare wrapText="bothSides"/>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475" cy="18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0672" w:rsidRPr="006E4EB0" w:rsidRDefault="00FD0672" w:rsidP="006B29C1">
                            <w:pPr>
                              <w:pStyle w:val="Caption"/>
                              <w:rPr>
                                <w:noProof/>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1AACA4" id="Text Box 13" o:spid="_x0000_s1028" type="#_x0000_t202" style="position:absolute;left:0;text-align:left;margin-left:62pt;margin-top:129.35pt;width:289.25pt;height: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" stroked="f">
                <v:textbox style="mso-fit-shape-to-text:t" inset="0,0,0,0">
                  <w:txbxContent>
                    <w:p w:rsidR="00FD0672" w:rsidRPr="006E4EB0" w:rsidRDefault="00FD0672" w:rsidP="006B29C1">
                      <w:pPr>
                        <w:pStyle w:val="Caption"/>
                        <w:rPr>
                          <w:noProof/>
                          <w:sz w:val="24"/>
                          <w:szCs w:val="24"/>
                        </w:rPr>
                      </w:pPr>
                    </w:p>
                  </w:txbxContent>
                </v:textbox>
                <w10:wrap type="square"/>
              </v:shape>
            </w:pict>
          </mc:Fallback>
        </mc:AlternateContent>
      </w:r>
      <w:r>
        <w:rPr>
          <w:noProof/>
          <w:lang w:eastAsia="ro-RO"/>
        </w:rPr>
        <w:drawing>
          <wp:inline distT="0" distB="0" distL="0" distR="0" wp14:anchorId="62887744" wp14:editId="285449E4">
            <wp:extent cx="3673475" cy="1407160"/>
            <wp:effectExtent l="0" t="0" r="3175" b="25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3475" cy="1407160"/>
                    </a:xfrm>
                    <a:prstGeom prst="rect">
                      <a:avLst/>
                    </a:prstGeom>
                    <a:noFill/>
                    <a:ln>
                      <a:noFill/>
                    </a:ln>
                  </pic:spPr>
                </pic:pic>
              </a:graphicData>
            </a:graphic>
          </wp:inline>
        </w:drawing>
      </w:r>
    </w:p>
    <w:p w:rsidR="008C19C7" w:rsidRDefault="00AB7926" w:rsidP="008463DD">
      <w:pPr>
        <w:ind w:firstLine="720"/>
      </w:pPr>
      <w:r>
        <w:rPr>
          <w:noProof/>
          <w:lang w:eastAsia="ro-RO"/>
        </w:rPr>
        <mc:AlternateContent>
          <mc:Choice Requires="wps">
            <w:drawing>
              <wp:anchor distT="0" distB="0" distL="114300" distR="114300" simplePos="0" relativeHeight="251663360" behindDoc="0" locked="0" layoutInCell="1" allowOverlap="1" wp14:anchorId="746CCD94" wp14:editId="0D179344">
                <wp:simplePos x="0" y="0"/>
                <wp:positionH relativeFrom="column">
                  <wp:posOffset>890905</wp:posOffset>
                </wp:positionH>
                <wp:positionV relativeFrom="paragraph">
                  <wp:posOffset>137795</wp:posOffset>
                </wp:positionV>
                <wp:extent cx="3673475" cy="635"/>
                <wp:effectExtent l="0" t="0" r="317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a:effectLst/>
                      </wps:spPr>
                      <wps:txbx>
                        <w:txbxContent>
                          <w:p w:rsidR="00FD0672" w:rsidRPr="00252673" w:rsidRDefault="00FD0672" w:rsidP="00685A65">
                            <w:pPr>
                              <w:pStyle w:val="Caption"/>
                              <w:rPr>
                                <w:noProof/>
                              </w:rPr>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noBreakHyphen/>
                            </w:r>
                            <w:r w:rsidRPr="00AB7926">
                              <w:t xml:space="preserve"> </w:t>
                            </w:r>
                            <w:r w:rsidR="00A472CD">
                              <w:fldChar w:fldCharType="begin"/>
                            </w:r>
                            <w:r w:rsidR="00A472CD">
                              <w:instrText xml:space="preserve"> SEQ Figura_ \* ARABIC \s 1 </w:instrText>
                            </w:r>
                            <w:r w:rsidR="00A472CD">
                              <w:fldChar w:fldCharType="separate"/>
                            </w:r>
                            <w:r w:rsidR="00E92C87">
                              <w:rPr>
                                <w:noProof/>
                              </w:rPr>
                              <w:t>20</w:t>
                            </w:r>
                            <w:r w:rsidR="00A472CD">
                              <w:rPr>
                                <w:noProof/>
                              </w:rPr>
                              <w:fldChar w:fldCharType="end"/>
                            </w:r>
                            <w:r>
                              <w:t>. Fereastră pentru selectare tipului de lucrare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CCD94" id="Text Box 14" o:spid="_x0000_s1029" type="#_x0000_t202" style="position:absolute;left:0;text-align:left;margin-left:70.15pt;margin-top:10.85pt;width:289.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" stroked="f">
                <v:textbox style="mso-fit-shape-to-text:t" inset="0,0,0,0">
                  <w:txbxContent>
                    <w:p w:rsidR="00FD0672" w:rsidRPr="00252673" w:rsidRDefault="00FD0672" w:rsidP="00685A65">
                      <w:pPr>
                        <w:pStyle w:val="Caption"/>
                        <w:rPr>
                          <w:noProof/>
                        </w:rPr>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noBreakHyphen/>
                      </w:r>
                      <w:r w:rsidRPr="00AB7926">
                        <w:t xml:space="preserve"> </w:t>
                      </w:r>
                      <w:r w:rsidR="00A472CD">
                        <w:fldChar w:fldCharType="begin"/>
                      </w:r>
                      <w:r w:rsidR="00A472CD">
                        <w:instrText xml:space="preserve"> SEQ Figura_ \* ARABIC \s 1 </w:instrText>
                      </w:r>
                      <w:r w:rsidR="00A472CD">
                        <w:fldChar w:fldCharType="separate"/>
                      </w:r>
                      <w:r w:rsidR="00E92C87">
                        <w:rPr>
                          <w:noProof/>
                        </w:rPr>
                        <w:t>20</w:t>
                      </w:r>
                      <w:r w:rsidR="00A472CD">
                        <w:rPr>
                          <w:noProof/>
                        </w:rPr>
                        <w:fldChar w:fldCharType="end"/>
                      </w:r>
                      <w:r>
                        <w:t>. Fereastră pentru selectare tipului de lucrare</w:t>
                      </w:r>
                    </w:p>
                  </w:txbxContent>
                </v:textbox>
                <w10:wrap type="square"/>
              </v:shape>
            </w:pict>
          </mc:Fallback>
        </mc:AlternateContent>
      </w:r>
    </w:p>
    <w:p w:rsidR="005E6AD2" w:rsidRDefault="005E6AD2" w:rsidP="008463DD">
      <w:pPr>
        <w:ind w:firstLine="720"/>
      </w:pPr>
    </w:p>
    <w:p w:rsidR="005E6AD2" w:rsidRDefault="005E6AD2" w:rsidP="008463DD">
      <w:pPr>
        <w:ind w:firstLine="720"/>
      </w:pPr>
    </w:p>
    <w:p w:rsidR="005E6AD2" w:rsidRDefault="005E6AD2" w:rsidP="00685A65">
      <w:pPr>
        <w:ind w:firstLine="720"/>
        <w:jc w:val="both"/>
      </w:pPr>
      <w:r>
        <w:t xml:space="preserve">În momentul salvării unei lucrări aceasta este automat adusă în zona de afișare date din baza de date. </w:t>
      </w:r>
    </w:p>
    <w:p w:rsidR="005E6AD2" w:rsidRDefault="005E6AD2" w:rsidP="008463DD">
      <w:pPr>
        <w:ind w:firstLine="720"/>
      </w:pPr>
    </w:p>
    <w:p w:rsidR="005E6AD2" w:rsidRDefault="005C5FA7" w:rsidP="00AB7926">
      <w:pPr>
        <w:keepNext/>
      </w:pPr>
      <w:r>
        <w:rPr>
          <w:noProof/>
          <w:lang w:eastAsia="ro-RO"/>
        </w:rPr>
        <w:drawing>
          <wp:inline distT="0" distB="0" distL="0" distR="0" wp14:anchorId="4FC3074A" wp14:editId="07FB78A7">
            <wp:extent cx="5756910" cy="4126865"/>
            <wp:effectExtent l="190500" t="190500" r="186690" b="197485"/>
            <wp:docPr id="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126865"/>
                    </a:xfrm>
                    <a:prstGeom prst="rect">
                      <a:avLst/>
                    </a:prstGeom>
                    <a:ln>
                      <a:noFill/>
                    </a:ln>
                    <a:effectLst>
                      <a:outerShdw blurRad="190500" algn="tl" rotWithShape="0">
                        <a:srgbClr val="000000">
                          <a:alpha val="70000"/>
                        </a:srgbClr>
                      </a:outerShdw>
                    </a:effectLst>
                  </pic:spPr>
                </pic:pic>
              </a:graphicData>
            </a:graphic>
          </wp:inline>
        </w:drawing>
      </w:r>
    </w:p>
    <w:p w:rsidR="008C19C7" w:rsidRDefault="00AB7926" w:rsidP="006B29C1">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noBreakHyphen/>
      </w:r>
      <w:r w:rsidRPr="00AB7926">
        <w:t xml:space="preserve"> </w:t>
      </w:r>
      <w:r w:rsidR="00A472CD">
        <w:fldChar w:fldCharType="begin"/>
      </w:r>
      <w:r w:rsidR="00A472CD">
        <w:instrText xml:space="preserve"> SEQ Figura_ \* ARABIC \s 1 </w:instrText>
      </w:r>
      <w:r w:rsidR="00A472CD">
        <w:fldChar w:fldCharType="separate"/>
      </w:r>
      <w:r w:rsidR="00E92C87">
        <w:rPr>
          <w:noProof/>
        </w:rPr>
        <w:t>21</w:t>
      </w:r>
      <w:r w:rsidR="00A472CD">
        <w:rPr>
          <w:noProof/>
        </w:rPr>
        <w:fldChar w:fldCharType="end"/>
      </w:r>
      <w:r>
        <w:t xml:space="preserve">. </w:t>
      </w:r>
      <w:r w:rsidR="005E6AD2">
        <w:t>Crearea și salvarea unei noi lucrări</w:t>
      </w:r>
    </w:p>
    <w:p w:rsidR="008C19C7" w:rsidRPr="008463DD" w:rsidRDefault="008C19C7" w:rsidP="008463DD">
      <w:pPr>
        <w:ind w:firstLine="720"/>
      </w:pPr>
    </w:p>
    <w:p w:rsidR="00AB7926" w:rsidRDefault="00AB7926" w:rsidP="00685A65">
      <w:pPr>
        <w:ind w:firstLine="720"/>
        <w:jc w:val="both"/>
      </w:pPr>
    </w:p>
    <w:p w:rsidR="00AB7926" w:rsidRDefault="00AB7926" w:rsidP="00685A65">
      <w:pPr>
        <w:ind w:firstLine="720"/>
        <w:jc w:val="both"/>
      </w:pPr>
    </w:p>
    <w:p w:rsidR="005E6AD2" w:rsidRDefault="005E6AD2" w:rsidP="00685A65">
      <w:pPr>
        <w:ind w:firstLine="720"/>
        <w:jc w:val="both"/>
      </w:pPr>
      <w:r>
        <w:t xml:space="preserve">Pentru editarea unei lucrări se va da dublu click pe lucrarea dorită aceasta urmând a fi încărcată în zona lucrare pentru a fi editate datele. </w:t>
      </w:r>
    </w:p>
    <w:p w:rsidR="005E6AD2" w:rsidRDefault="005C5FA7" w:rsidP="00AB7926">
      <w:pPr>
        <w:keepNext/>
      </w:pPr>
      <w:r>
        <w:rPr>
          <w:noProof/>
          <w:lang w:eastAsia="ro-RO"/>
        </w:rPr>
        <w:lastRenderedPageBreak/>
        <w:drawing>
          <wp:inline distT="0" distB="0" distL="0" distR="0" wp14:anchorId="5D0442BE" wp14:editId="078161FF">
            <wp:extent cx="5486400" cy="3201306"/>
            <wp:effectExtent l="190500" t="190500" r="190500" b="189865"/>
            <wp:docPr id="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8385" cy="3202464"/>
                    </a:xfrm>
                    <a:prstGeom prst="rect">
                      <a:avLst/>
                    </a:prstGeom>
                    <a:ln>
                      <a:noFill/>
                    </a:ln>
                    <a:effectLst>
                      <a:outerShdw blurRad="190500" algn="tl" rotWithShape="0">
                        <a:srgbClr val="000000">
                          <a:alpha val="70000"/>
                        </a:srgbClr>
                      </a:outerShdw>
                    </a:effectLst>
                  </pic:spPr>
                </pic:pic>
              </a:graphicData>
            </a:graphic>
          </wp:inline>
        </w:drawing>
      </w:r>
    </w:p>
    <w:p w:rsidR="005E6AD2" w:rsidRDefault="00AB7926" w:rsidP="006B29C1">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noBreakHyphen/>
      </w:r>
      <w:r w:rsidRPr="00AB7926">
        <w:t xml:space="preserve"> </w:t>
      </w:r>
      <w:r w:rsidR="00A472CD">
        <w:fldChar w:fldCharType="begin"/>
      </w:r>
      <w:r w:rsidR="00A472CD">
        <w:instrText xml:space="preserve"> SEQ Figura_ \* ARABIC \s 1 </w:instrText>
      </w:r>
      <w:r w:rsidR="00A472CD">
        <w:fldChar w:fldCharType="separate"/>
      </w:r>
      <w:r w:rsidR="00E92C87">
        <w:rPr>
          <w:noProof/>
        </w:rPr>
        <w:t>22</w:t>
      </w:r>
      <w:r w:rsidR="00A472CD">
        <w:rPr>
          <w:noProof/>
        </w:rPr>
        <w:fldChar w:fldCharType="end"/>
      </w:r>
      <w:r>
        <w:t xml:space="preserve">. </w:t>
      </w:r>
      <w:r w:rsidR="005E6AD2">
        <w:t xml:space="preserve"> Editarea unei lucrări existente în baza de date</w:t>
      </w:r>
    </w:p>
    <w:p w:rsidR="00AB7926" w:rsidRDefault="00AB7926" w:rsidP="00833F24">
      <w:pPr>
        <w:ind w:firstLine="720"/>
      </w:pPr>
    </w:p>
    <w:p w:rsidR="00833F24" w:rsidRDefault="00833F24" w:rsidP="00685A65">
      <w:pPr>
        <w:ind w:firstLine="720"/>
        <w:jc w:val="both"/>
      </w:pPr>
      <w:r>
        <w:t xml:space="preserve">Filtrarea datelor afișate se face cu butonul </w:t>
      </w:r>
      <w:r w:rsidRPr="00685A65">
        <w:rPr>
          <w:b/>
        </w:rPr>
        <w:t>Filter</w:t>
      </w:r>
      <w:r>
        <w:t>, buton ce deschide o nouă fereastră din care se va selecta un criteriu de filtrare precum și în unele cazuri un cuvânt cheie. Dacă lista de lucrări este filtrată v-a apărea în dreptul butonului Filter un avertisment „Filter On”.</w:t>
      </w:r>
    </w:p>
    <w:p w:rsidR="00AB7926" w:rsidRDefault="00AB7926" w:rsidP="00833F24"/>
    <w:p w:rsidR="006F00BC" w:rsidRDefault="00833F24" w:rsidP="00833F24">
      <w:r>
        <w:t xml:space="preserve">Exemplu filtrare lucrări după </w:t>
      </w:r>
      <w:r w:rsidR="006F00BC">
        <w:t>anul întocmirii documentației:</w:t>
      </w:r>
    </w:p>
    <w:p w:rsidR="006F00BC" w:rsidRDefault="006F00BC" w:rsidP="00833F24"/>
    <w:p w:rsidR="006F00BC" w:rsidRDefault="005C5FA7" w:rsidP="006F00BC">
      <w:pPr>
        <w:keepNext/>
      </w:pPr>
      <w:r>
        <w:rPr>
          <w:noProof/>
          <w:lang w:eastAsia="ro-RO"/>
        </w:rPr>
        <w:drawing>
          <wp:inline distT="0" distB="0" distL="0" distR="0" wp14:anchorId="1A5D2684" wp14:editId="029B6827">
            <wp:extent cx="5764530" cy="3140710"/>
            <wp:effectExtent l="190500" t="190500" r="198120" b="193040"/>
            <wp:docPr id="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4530" cy="3140710"/>
                    </a:xfrm>
                    <a:prstGeom prst="rect">
                      <a:avLst/>
                    </a:prstGeom>
                    <a:ln>
                      <a:noFill/>
                    </a:ln>
                    <a:effectLst>
                      <a:outerShdw blurRad="190500" algn="tl" rotWithShape="0">
                        <a:srgbClr val="000000">
                          <a:alpha val="70000"/>
                        </a:srgbClr>
                      </a:outerShdw>
                    </a:effectLst>
                  </pic:spPr>
                </pic:pic>
              </a:graphicData>
            </a:graphic>
          </wp:inline>
        </w:drawing>
      </w:r>
    </w:p>
    <w:p w:rsidR="006F00BC" w:rsidRDefault="00AB7926" w:rsidP="006B29C1">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noBreakHyphen/>
      </w:r>
      <w:r w:rsidRPr="00AB7926">
        <w:t xml:space="preserve"> </w:t>
      </w:r>
      <w:r w:rsidR="00A472CD">
        <w:fldChar w:fldCharType="begin"/>
      </w:r>
      <w:r w:rsidR="00A472CD">
        <w:instrText xml:space="preserve"> SEQ Figura_ \* ARABIC \s 1 </w:instrText>
      </w:r>
      <w:r w:rsidR="00A472CD">
        <w:fldChar w:fldCharType="separate"/>
      </w:r>
      <w:r w:rsidR="00E92C87">
        <w:rPr>
          <w:noProof/>
        </w:rPr>
        <w:t>23</w:t>
      </w:r>
      <w:r w:rsidR="00A472CD">
        <w:rPr>
          <w:noProof/>
        </w:rPr>
        <w:fldChar w:fldCharType="end"/>
      </w:r>
      <w:r>
        <w:t xml:space="preserve">.  </w:t>
      </w:r>
      <w:r w:rsidR="006F00BC">
        <w:t xml:space="preserve">Filtrarea afișării înregistrărilor din baza de date </w:t>
      </w:r>
    </w:p>
    <w:p w:rsidR="002A0CCC" w:rsidRPr="002A0CCC" w:rsidRDefault="00833F24" w:rsidP="00833F24">
      <w:r>
        <w:t xml:space="preserve">  </w:t>
      </w:r>
    </w:p>
    <w:p w:rsidR="006F00BC" w:rsidRDefault="006F00BC" w:rsidP="00685A65">
      <w:pPr>
        <w:ind w:firstLine="720"/>
        <w:jc w:val="both"/>
      </w:pPr>
      <w:r>
        <w:t xml:space="preserve">După filtrare se poate observa că există o singură înregistrare în baza de date pe anul 2016. Totodată lucrările pot fi filtrate și după statusul acestora: în lucru, recepționată, </w:t>
      </w:r>
      <w:r>
        <w:lastRenderedPageBreak/>
        <w:t>respinsă, caz în care se va elimina necesitatea unui cuvânt cheie pentru filtrare iar câmpul destinat intrării acestuia va fi dezactivat.</w:t>
      </w:r>
    </w:p>
    <w:p w:rsidR="006F00BC" w:rsidRDefault="006F00BC" w:rsidP="006F00BC">
      <w:pPr>
        <w:ind w:firstLine="720"/>
      </w:pPr>
    </w:p>
    <w:p w:rsidR="006F00BC" w:rsidRDefault="005C5FA7" w:rsidP="00685A65">
      <w:pPr>
        <w:keepNext/>
        <w:jc w:val="center"/>
      </w:pPr>
      <w:r>
        <w:rPr>
          <w:noProof/>
          <w:lang w:eastAsia="ro-RO"/>
        </w:rPr>
        <w:drawing>
          <wp:inline distT="0" distB="0" distL="0" distR="0" wp14:anchorId="18D7A232" wp14:editId="237624AB">
            <wp:extent cx="3395345" cy="2266315"/>
            <wp:effectExtent l="190500" t="190500" r="186055" b="191135"/>
            <wp:docPr id="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5345" cy="2266315"/>
                    </a:xfrm>
                    <a:prstGeom prst="rect">
                      <a:avLst/>
                    </a:prstGeom>
                    <a:ln>
                      <a:noFill/>
                    </a:ln>
                    <a:effectLst>
                      <a:outerShdw blurRad="190500" algn="tl" rotWithShape="0">
                        <a:srgbClr val="000000">
                          <a:alpha val="70000"/>
                        </a:srgbClr>
                      </a:outerShdw>
                    </a:effectLst>
                  </pic:spPr>
                </pic:pic>
              </a:graphicData>
            </a:graphic>
          </wp:inline>
        </w:drawing>
      </w:r>
    </w:p>
    <w:p w:rsidR="006F00BC" w:rsidRDefault="00AB7926" w:rsidP="006B29C1">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noBreakHyphen/>
      </w:r>
      <w:r w:rsidRPr="00AB7926">
        <w:t xml:space="preserve"> </w:t>
      </w:r>
      <w:r w:rsidR="00A472CD">
        <w:fldChar w:fldCharType="begin"/>
      </w:r>
      <w:r w:rsidR="00A472CD">
        <w:instrText xml:space="preserve"> SEQ Figura_ \* ARABIC \s 1 </w:instrText>
      </w:r>
      <w:r w:rsidR="00A472CD">
        <w:fldChar w:fldCharType="separate"/>
      </w:r>
      <w:r w:rsidR="00E92C87">
        <w:rPr>
          <w:noProof/>
        </w:rPr>
        <w:t>24</w:t>
      </w:r>
      <w:r w:rsidR="00A472CD">
        <w:rPr>
          <w:noProof/>
        </w:rPr>
        <w:fldChar w:fldCharType="end"/>
      </w:r>
      <w:r>
        <w:t xml:space="preserve">.  </w:t>
      </w:r>
      <w:r w:rsidR="006F00BC">
        <w:t xml:space="preserve"> Filtrare după statusul lucrării</w:t>
      </w:r>
    </w:p>
    <w:p w:rsidR="002A0CCC" w:rsidRDefault="006F00BC" w:rsidP="006F00BC">
      <w:pPr>
        <w:ind w:firstLine="720"/>
      </w:pPr>
      <w:r>
        <w:t xml:space="preserve"> </w:t>
      </w:r>
    </w:p>
    <w:p w:rsidR="00EE616C" w:rsidRDefault="00EE616C" w:rsidP="006F00BC">
      <w:pPr>
        <w:ind w:firstLine="720"/>
      </w:pPr>
    </w:p>
    <w:p w:rsidR="00EE616C" w:rsidRDefault="00EE616C" w:rsidP="00685A65">
      <w:pPr>
        <w:ind w:firstLine="720"/>
        <w:jc w:val="both"/>
      </w:pPr>
    </w:p>
    <w:p w:rsidR="00EE616C" w:rsidRDefault="00EE616C" w:rsidP="00685A65">
      <w:pPr>
        <w:ind w:firstLine="720"/>
        <w:jc w:val="both"/>
      </w:pPr>
      <w:r>
        <w:t xml:space="preserve">Pentru ștergerea unei înregistrări din baza de date se selectează lucrarea butonul Delete devine activ și se poate șterge selecția. </w:t>
      </w:r>
    </w:p>
    <w:p w:rsidR="00EE616C" w:rsidRPr="002A0CCC" w:rsidRDefault="00EE616C" w:rsidP="006F00BC">
      <w:pPr>
        <w:ind w:firstLine="720"/>
      </w:pPr>
    </w:p>
    <w:p w:rsidR="00EE616C" w:rsidRDefault="005C5FA7" w:rsidP="00685A65">
      <w:pPr>
        <w:keepNext/>
        <w:jc w:val="center"/>
      </w:pPr>
      <w:r>
        <w:rPr>
          <w:noProof/>
          <w:lang w:eastAsia="ro-RO"/>
        </w:rPr>
        <w:drawing>
          <wp:inline distT="0" distB="0" distL="0" distR="0" wp14:anchorId="5CF68FF3" wp14:editId="79FD352A">
            <wp:extent cx="5436000" cy="3006627"/>
            <wp:effectExtent l="190500" t="190500" r="184150" b="194310"/>
            <wp:docPr id="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6000" cy="3006627"/>
                    </a:xfrm>
                    <a:prstGeom prst="rect">
                      <a:avLst/>
                    </a:prstGeom>
                    <a:ln>
                      <a:noFill/>
                    </a:ln>
                    <a:effectLst>
                      <a:outerShdw blurRad="190500" algn="tl" rotWithShape="0">
                        <a:srgbClr val="000000">
                          <a:alpha val="70000"/>
                        </a:srgbClr>
                      </a:outerShdw>
                    </a:effectLst>
                  </pic:spPr>
                </pic:pic>
              </a:graphicData>
            </a:graphic>
          </wp:inline>
        </w:drawing>
      </w:r>
    </w:p>
    <w:p w:rsidR="002A0CCC" w:rsidRPr="002A0CCC" w:rsidRDefault="00AB7926" w:rsidP="006B29C1">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noBreakHyphen/>
      </w:r>
      <w:r w:rsidRPr="00AB7926">
        <w:t xml:space="preserve"> </w:t>
      </w:r>
      <w:r w:rsidR="00A472CD">
        <w:fldChar w:fldCharType="begin"/>
      </w:r>
      <w:r w:rsidR="00A472CD">
        <w:instrText xml:space="preserve"> SEQ Figura_ \* ARABIC \s 1 </w:instrText>
      </w:r>
      <w:r w:rsidR="00A472CD">
        <w:fldChar w:fldCharType="separate"/>
      </w:r>
      <w:r w:rsidR="00E92C87">
        <w:rPr>
          <w:noProof/>
        </w:rPr>
        <w:t>25</w:t>
      </w:r>
      <w:r w:rsidR="00A472CD">
        <w:rPr>
          <w:noProof/>
        </w:rPr>
        <w:fldChar w:fldCharType="end"/>
      </w:r>
      <w:r>
        <w:t xml:space="preserve">.  </w:t>
      </w:r>
      <w:r w:rsidR="00EE616C">
        <w:t xml:space="preserve"> Ștergere unei înregistrări din baza de date </w:t>
      </w:r>
    </w:p>
    <w:p w:rsidR="002A0CCC" w:rsidRPr="002A0CCC" w:rsidRDefault="002A0CCC" w:rsidP="002A0CCC"/>
    <w:p w:rsidR="002A0CCC" w:rsidRPr="002A0CCC" w:rsidRDefault="002A0CCC" w:rsidP="002A0CCC"/>
    <w:p w:rsidR="007A70F5" w:rsidRDefault="007A70F5" w:rsidP="00685A65">
      <w:pPr>
        <w:jc w:val="both"/>
      </w:pPr>
      <w:r>
        <w:tab/>
        <w:t xml:space="preserve">Afișarea cursului BNR se face automat la deschidere prin descărcarea de pe internet a unui fișier </w:t>
      </w:r>
      <w:r w:rsidR="00AB7926">
        <w:t>.</w:t>
      </w:r>
      <w:r>
        <w:t>xml ce conține cursul valutar al acelei zile. În cazul lipsei unei conexiuni de internet</w:t>
      </w:r>
      <w:r w:rsidR="00AB7926">
        <w:t>,</w:t>
      </w:r>
      <w:r>
        <w:t xml:space="preserve"> dacă fișierul există</w:t>
      </w:r>
      <w:r w:rsidR="00AB7926">
        <w:t>,</w:t>
      </w:r>
      <w:r>
        <w:t xml:space="preserve"> aplicația v-a afișa ultimul curs valutar pe care îl are în fișier</w:t>
      </w:r>
      <w:r w:rsidR="00AB7926">
        <w:t>,</w:t>
      </w:r>
      <w:r>
        <w:t xml:space="preserve"> iar dacă acest fișier nu există</w:t>
      </w:r>
      <w:r w:rsidR="00AB7926">
        <w:t>,</w:t>
      </w:r>
      <w:r>
        <w:t xml:space="preserve"> se va afișa o avertizare la pornire</w:t>
      </w:r>
      <w:r w:rsidR="00AB7926">
        <w:t>,</w:t>
      </w:r>
      <w:r>
        <w:t xml:space="preserve"> iar câmpurile Euro și Usd vor rămâne goale.</w:t>
      </w:r>
    </w:p>
    <w:p w:rsidR="007A70F5" w:rsidRDefault="007A70F5" w:rsidP="002A0CCC"/>
    <w:p w:rsidR="00887C02" w:rsidRDefault="00887C02" w:rsidP="00685A65">
      <w:pPr>
        <w:jc w:val="both"/>
      </w:pPr>
      <w:r>
        <w:t>Principiul de funcționare descris mai sus pentru lucrări se moștenește și la contracte.</w:t>
      </w:r>
    </w:p>
    <w:p w:rsidR="00887C02" w:rsidRDefault="00887C02" w:rsidP="002A0CCC"/>
    <w:p w:rsidR="00887C02" w:rsidRDefault="005C5FA7" w:rsidP="00887C02">
      <w:pPr>
        <w:keepNext/>
      </w:pPr>
      <w:r>
        <w:rPr>
          <w:noProof/>
          <w:lang w:eastAsia="ro-RO"/>
        </w:rPr>
        <w:drawing>
          <wp:inline distT="0" distB="0" distL="0" distR="0" wp14:anchorId="60E5CAD3" wp14:editId="6AA2FD41">
            <wp:extent cx="5436000" cy="3033391"/>
            <wp:effectExtent l="190500" t="190500" r="184150" b="186690"/>
            <wp:docPr id="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6000" cy="3033391"/>
                    </a:xfrm>
                    <a:prstGeom prst="rect">
                      <a:avLst/>
                    </a:prstGeom>
                    <a:ln>
                      <a:noFill/>
                    </a:ln>
                    <a:effectLst>
                      <a:outerShdw blurRad="190500" algn="tl" rotWithShape="0">
                        <a:srgbClr val="000000">
                          <a:alpha val="70000"/>
                        </a:srgbClr>
                      </a:outerShdw>
                    </a:effectLst>
                  </pic:spPr>
                </pic:pic>
              </a:graphicData>
            </a:graphic>
          </wp:inline>
        </w:drawing>
      </w:r>
    </w:p>
    <w:p w:rsidR="00887C02" w:rsidRDefault="00AB7926" w:rsidP="006B29C1">
      <w:pPr>
        <w:pStyle w:val="Caption"/>
      </w:pPr>
      <w:r>
        <w:t xml:space="preserve">Figura  </w:t>
      </w:r>
      <w:r w:rsidR="00A472CD">
        <w:fldChar w:fldCharType="begin"/>
      </w:r>
      <w:r w:rsidR="00A472CD">
        <w:instrText xml:space="preserve"> STYLEREF 1 \s </w:instrText>
      </w:r>
      <w:r w:rsidR="00A472CD">
        <w:fldChar w:fldCharType="separate"/>
      </w:r>
      <w:r w:rsidR="00E92C87">
        <w:rPr>
          <w:noProof/>
        </w:rPr>
        <w:t>2</w:t>
      </w:r>
      <w:r w:rsidR="00A472CD">
        <w:rPr>
          <w:noProof/>
        </w:rPr>
        <w:fldChar w:fldCharType="end"/>
      </w:r>
      <w:r>
        <w:noBreakHyphen/>
      </w:r>
      <w:r w:rsidRPr="00AB7926">
        <w:t xml:space="preserve"> </w:t>
      </w:r>
      <w:r w:rsidR="00A472CD">
        <w:fldChar w:fldCharType="begin"/>
      </w:r>
      <w:r w:rsidR="00A472CD">
        <w:instrText xml:space="preserve"> SEQ Figura_ \* ARABIC \s 1 </w:instrText>
      </w:r>
      <w:r w:rsidR="00A472CD">
        <w:fldChar w:fldCharType="separate"/>
      </w:r>
      <w:r w:rsidR="00E92C87">
        <w:rPr>
          <w:noProof/>
        </w:rPr>
        <w:t>26</w:t>
      </w:r>
      <w:r w:rsidR="00A472CD">
        <w:rPr>
          <w:noProof/>
        </w:rPr>
        <w:fldChar w:fldCharType="end"/>
      </w:r>
      <w:r>
        <w:t xml:space="preserve">.  </w:t>
      </w:r>
      <w:r w:rsidR="00887C02">
        <w:t>Fereastra contracte</w:t>
      </w:r>
    </w:p>
    <w:p w:rsidR="00AB7926" w:rsidRDefault="00AB7926" w:rsidP="00887C02">
      <w:pPr>
        <w:ind w:firstLine="720"/>
      </w:pPr>
    </w:p>
    <w:p w:rsidR="00887C02" w:rsidRDefault="00887C02" w:rsidP="00685A65">
      <w:pPr>
        <w:ind w:firstLine="720"/>
        <w:jc w:val="both"/>
      </w:pPr>
      <w:r>
        <w:t xml:space="preserve">Adăugarea unui nou beneficiar al lucrării se face din fereastra de contracte prin butonul „Beneficiar”. </w:t>
      </w:r>
    </w:p>
    <w:p w:rsidR="00887C02" w:rsidRDefault="00AB7926" w:rsidP="00685A65">
      <w:pPr>
        <w:jc w:val="both"/>
      </w:pPr>
      <w:r>
        <w:tab/>
      </w:r>
      <w:r w:rsidR="00887C02">
        <w:t>Astfel se deschide o nou</w:t>
      </w:r>
      <w:r>
        <w:t>ă</w:t>
      </w:r>
      <w:r w:rsidR="00887C02">
        <w:t xml:space="preserve"> fereastr</w:t>
      </w:r>
      <w:r>
        <w:t>ă</w:t>
      </w:r>
      <w:r w:rsidR="00887C02">
        <w:t xml:space="preserve"> ce permite introducerea în baza de date a unui nou beneficiar sau selectarea unuia deja existent. </w:t>
      </w:r>
    </w:p>
    <w:p w:rsidR="00887C02" w:rsidRDefault="00887C02" w:rsidP="00887C02"/>
    <w:p w:rsidR="00887C02" w:rsidRDefault="005C5FA7" w:rsidP="00685A65">
      <w:pPr>
        <w:keepNext/>
        <w:jc w:val="center"/>
      </w:pPr>
      <w:r>
        <w:rPr>
          <w:noProof/>
          <w:lang w:eastAsia="ro-RO"/>
        </w:rPr>
        <w:drawing>
          <wp:inline distT="0" distB="0" distL="0" distR="0" wp14:anchorId="4FCF4462" wp14:editId="5D7F36EC">
            <wp:extent cx="4500000" cy="3165528"/>
            <wp:effectExtent l="0" t="0" r="0" b="0"/>
            <wp:docPr id="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0000" cy="3165528"/>
                    </a:xfrm>
                    <a:prstGeom prst="rect">
                      <a:avLst/>
                    </a:prstGeom>
                    <a:noFill/>
                    <a:ln>
                      <a:noFill/>
                    </a:ln>
                  </pic:spPr>
                </pic:pic>
              </a:graphicData>
            </a:graphic>
          </wp:inline>
        </w:drawing>
      </w:r>
    </w:p>
    <w:p w:rsidR="00887C02" w:rsidRPr="00887C02" w:rsidRDefault="00AB7926" w:rsidP="006B29C1">
      <w:pPr>
        <w:pStyle w:val="Caption"/>
      </w:pPr>
      <w:r>
        <w:t xml:space="preserve">Figura  </w:t>
      </w:r>
      <w:r w:rsidR="00A472CD">
        <w:fldChar w:fldCharType="begin"/>
      </w:r>
      <w:r w:rsidR="00A472CD">
        <w:instrText xml:space="preserve"> S</w:instrText>
      </w:r>
      <w:r w:rsidR="00A472CD">
        <w:instrText xml:space="preserve">TYLEREF 1 \s </w:instrText>
      </w:r>
      <w:r w:rsidR="00A472CD">
        <w:fldChar w:fldCharType="separate"/>
      </w:r>
      <w:r w:rsidR="00E92C87">
        <w:rPr>
          <w:noProof/>
        </w:rPr>
        <w:t>2</w:t>
      </w:r>
      <w:r w:rsidR="00A472CD">
        <w:rPr>
          <w:noProof/>
        </w:rPr>
        <w:fldChar w:fldCharType="end"/>
      </w:r>
      <w:r>
        <w:noBreakHyphen/>
      </w:r>
      <w:r w:rsidRPr="00AB7926">
        <w:t xml:space="preserve"> </w:t>
      </w:r>
      <w:r w:rsidR="00A472CD">
        <w:fldChar w:fldCharType="begin"/>
      </w:r>
      <w:r w:rsidR="00A472CD">
        <w:instrText xml:space="preserve"> SEQ Figura_ \* ARABIC \s 1 </w:instrText>
      </w:r>
      <w:r w:rsidR="00A472CD">
        <w:fldChar w:fldCharType="separate"/>
      </w:r>
      <w:r w:rsidR="00E92C87">
        <w:rPr>
          <w:noProof/>
        </w:rPr>
        <w:t>27</w:t>
      </w:r>
      <w:r w:rsidR="00A472CD">
        <w:rPr>
          <w:noProof/>
        </w:rPr>
        <w:fldChar w:fldCharType="end"/>
      </w:r>
      <w:r>
        <w:t xml:space="preserve">.  </w:t>
      </w:r>
      <w:r w:rsidR="00887C02">
        <w:t xml:space="preserve"> Fereastra beneficiar</w:t>
      </w:r>
    </w:p>
    <w:p w:rsidR="002A0CCC" w:rsidRPr="002A0CCC" w:rsidRDefault="007A70F5" w:rsidP="002A0CCC">
      <w:r>
        <w:t xml:space="preserve">   </w:t>
      </w:r>
    </w:p>
    <w:p w:rsidR="00EC3DB6" w:rsidRDefault="00AB7926" w:rsidP="00685A65">
      <w:pPr>
        <w:jc w:val="both"/>
      </w:pPr>
      <w:r>
        <w:tab/>
      </w:r>
      <w:r w:rsidR="00887C02">
        <w:t>Aplicația permite filtrarea beneficiarilor înscriși în baza de date pe măsura ce se completează numele acestuia (AutoComplete) .</w:t>
      </w:r>
    </w:p>
    <w:p w:rsidR="00A90683" w:rsidRDefault="00A90683" w:rsidP="002A0CCC"/>
    <w:p w:rsidR="00A90683" w:rsidRDefault="00A90683" w:rsidP="002A0CCC">
      <w:pPr>
        <w:sectPr w:rsidR="00A90683" w:rsidSect="00E92C87">
          <w:pgSz w:w="11907" w:h="16840" w:code="9"/>
          <w:pgMar w:top="1134" w:right="1134" w:bottom="1134" w:left="1701" w:header="720" w:footer="1021" w:gutter="0"/>
          <w:cols w:space="708"/>
          <w:docGrid w:linePitch="326"/>
        </w:sectPr>
      </w:pPr>
    </w:p>
    <w:p w:rsidR="0086281E" w:rsidRDefault="0086281E" w:rsidP="002A0CCC"/>
    <w:p w:rsidR="0086281E" w:rsidRDefault="0086281E" w:rsidP="002A0CCC"/>
    <w:p w:rsidR="00F27AFE" w:rsidRDefault="0086281E" w:rsidP="00E00970">
      <w:pPr>
        <w:pStyle w:val="Heading1"/>
        <w:numPr>
          <w:ilvl w:val="0"/>
          <w:numId w:val="0"/>
        </w:numPr>
      </w:pPr>
      <w:bookmarkStart w:id="65" w:name="_Toc454619814"/>
      <w:bookmarkStart w:id="66" w:name="_Toc454806996"/>
      <w:r>
        <w:t>Concluzii</w:t>
      </w:r>
      <w:bookmarkEnd w:id="65"/>
      <w:bookmarkEnd w:id="66"/>
    </w:p>
    <w:p w:rsidR="0086281E" w:rsidRDefault="0086281E" w:rsidP="0086281E"/>
    <w:p w:rsidR="00A90683" w:rsidRDefault="00A90683" w:rsidP="0086281E"/>
    <w:p w:rsidR="0086281E" w:rsidRDefault="0086281E" w:rsidP="0086281E">
      <w:pPr>
        <w:ind w:left="284" w:firstLine="436"/>
      </w:pPr>
      <w:r>
        <w:t>Aplicația ContaPFA oferă persoanelor fizice autorizate în domeniul lucrărilor de topografie și  cadastru o modalitate ușoară de a gestiona și vizualiza lucrările executate sau în curs de executare, contractele și beneficiarii acestora. În acest fel se menține o evidență acestora într-un mod unitar și ușor de gestionat.</w:t>
      </w:r>
    </w:p>
    <w:p w:rsidR="0086281E" w:rsidRPr="00C82E99" w:rsidRDefault="0086281E" w:rsidP="0086281E">
      <w:pPr>
        <w:ind w:left="284" w:firstLine="436"/>
        <w:rPr>
          <w:rPrChange w:id="67" w:author="Constantin Taran" w:date="2016-07-01T20:04:00Z">
            <w:rPr/>
          </w:rPrChange>
        </w:rPr>
      </w:pPr>
      <w:r>
        <w:t>Ca îmbunătățiri ulterioare se are în vedere</w:t>
      </w:r>
      <w:ins w:id="68" w:author="Constantin Taran" w:date="2016-07-01T20:04:00Z">
        <w:r w:rsidR="00C82E99">
          <w:rPr>
            <w:lang w:val="en-US"/>
          </w:rPr>
          <w:t>:</w:t>
        </w:r>
      </w:ins>
    </w:p>
    <w:p w:rsidR="0086281E" w:rsidRDefault="0086281E" w:rsidP="0086281E">
      <w:pPr>
        <w:numPr>
          <w:ilvl w:val="0"/>
          <w:numId w:val="18"/>
        </w:numPr>
      </w:pPr>
      <w:r>
        <w:t>finalizarea părții de gestionare a plăților și încasărilor</w:t>
      </w:r>
      <w:ins w:id="69" w:author="Constantin Taran" w:date="2016-07-01T20:09:00Z">
        <w:r w:rsidR="006D01DD">
          <w:t>,</w:t>
        </w:r>
      </w:ins>
      <w:del w:id="70" w:author="Constantin Taran" w:date="2016-07-01T20:09:00Z">
        <w:r w:rsidDel="006D01DD">
          <w:delText>.</w:delText>
        </w:r>
      </w:del>
    </w:p>
    <w:p w:rsidR="0086281E" w:rsidRDefault="0086281E" w:rsidP="0086281E">
      <w:pPr>
        <w:numPr>
          <w:ilvl w:val="0"/>
          <w:numId w:val="18"/>
        </w:numPr>
      </w:pPr>
      <w:r>
        <w:t>posibilitatea de a ține aceste evidențe pentru mai multe persoane fizice autorizate</w:t>
      </w:r>
      <w:ins w:id="71" w:author="Constantin Taran" w:date="2016-07-01T20:09:00Z">
        <w:r w:rsidR="006D01DD">
          <w:t>,</w:t>
        </w:r>
      </w:ins>
      <w:del w:id="72" w:author="Constantin Taran" w:date="2016-07-01T20:09:00Z">
        <w:r w:rsidDel="006D01DD">
          <w:delText>.</w:delText>
        </w:r>
      </w:del>
    </w:p>
    <w:p w:rsidR="0086281E" w:rsidRDefault="0086281E" w:rsidP="0086281E">
      <w:pPr>
        <w:numPr>
          <w:ilvl w:val="0"/>
          <w:numId w:val="18"/>
        </w:numPr>
      </w:pPr>
      <w:r>
        <w:t>adăugarea unui modul propriu de emitere facturi și chitanțe</w:t>
      </w:r>
      <w:ins w:id="73" w:author="Constantin Taran" w:date="2016-07-01T20:08:00Z">
        <w:r w:rsidR="006D01DD">
          <w:t>,</w:t>
        </w:r>
      </w:ins>
      <w:r>
        <w:t xml:space="preserve"> </w:t>
      </w:r>
    </w:p>
    <w:p w:rsidR="0086281E" w:rsidRDefault="0086281E" w:rsidP="0086281E">
      <w:pPr>
        <w:numPr>
          <w:ilvl w:val="0"/>
          <w:numId w:val="18"/>
        </w:numPr>
      </w:pPr>
      <w:r>
        <w:t>adăugarea unui modul pentru generare de rapoarte în format pdf, doc și excel</w:t>
      </w:r>
      <w:ins w:id="74" w:author="Constantin Taran" w:date="2016-07-01T20:09:00Z">
        <w:r w:rsidR="006D01DD">
          <w:t>,</w:t>
        </w:r>
      </w:ins>
    </w:p>
    <w:p w:rsidR="0086281E" w:rsidRDefault="0086281E" w:rsidP="0086281E">
      <w:pPr>
        <w:numPr>
          <w:ilvl w:val="0"/>
          <w:numId w:val="18"/>
        </w:numPr>
      </w:pPr>
      <w:r>
        <w:t>adăugarea unui modul  pentru importul în baza de date a conținutului unui fișier excel</w:t>
      </w:r>
      <w:ins w:id="75" w:author="Constantin Taran" w:date="2016-07-01T20:10:00Z">
        <w:r w:rsidR="006D01DD">
          <w:t>,</w:t>
        </w:r>
      </w:ins>
      <w:bookmarkStart w:id="76" w:name="_GoBack"/>
      <w:bookmarkEnd w:id="76"/>
      <w:del w:id="77" w:author="Constantin Taran" w:date="2016-07-01T20:10:00Z">
        <w:r w:rsidDel="006D01DD">
          <w:delText>.</w:delText>
        </w:r>
      </w:del>
    </w:p>
    <w:p w:rsidR="0086281E" w:rsidRDefault="0086281E" w:rsidP="0086281E">
      <w:r>
        <w:t xml:space="preserve"> </w:t>
      </w:r>
    </w:p>
    <w:p w:rsidR="007F086E" w:rsidRDefault="007F086E" w:rsidP="007F086E">
      <w:pPr>
        <w:ind w:firstLine="720"/>
      </w:pPr>
      <w:r>
        <w:t>De menționat că această aplicație așa cum este ea momentan nu poate fi funcțională în producție, lipsindu-i modulele menționate mai sus precum și un limbaj specific de contabilitate – topografie și cadastru, precum și o testare corespunzătoare dat fiind faptul că aplicația procesează date cu caracter confidențial.</w:t>
      </w:r>
    </w:p>
    <w:p w:rsidR="00FE46C9" w:rsidRDefault="00FE46C9" w:rsidP="007F086E">
      <w:pPr>
        <w:ind w:firstLine="720"/>
      </w:pPr>
    </w:p>
    <w:p w:rsidR="00A90683" w:rsidRDefault="00A90683" w:rsidP="007F086E">
      <w:pPr>
        <w:ind w:firstLine="720"/>
      </w:pPr>
    </w:p>
    <w:p w:rsidR="00A90683" w:rsidRDefault="00A90683" w:rsidP="007F086E">
      <w:pPr>
        <w:ind w:firstLine="720"/>
      </w:pPr>
    </w:p>
    <w:p w:rsidR="00A90683" w:rsidRDefault="00A90683" w:rsidP="007F086E">
      <w:pPr>
        <w:ind w:firstLine="720"/>
      </w:pPr>
    </w:p>
    <w:p w:rsidR="00A90683" w:rsidRDefault="00A90683" w:rsidP="007F086E">
      <w:pPr>
        <w:ind w:firstLine="720"/>
        <w:sectPr w:rsidR="00A90683" w:rsidSect="00CD43E0">
          <w:pgSz w:w="11907" w:h="16840" w:code="9"/>
          <w:pgMar w:top="1134" w:right="1134" w:bottom="1134" w:left="1701" w:header="720" w:footer="1021" w:gutter="0"/>
          <w:cols w:space="708"/>
          <w:docGrid w:linePitch="326"/>
        </w:sectPr>
      </w:pPr>
    </w:p>
    <w:p w:rsidR="00FE46C9" w:rsidRDefault="00FE46C9" w:rsidP="007F086E">
      <w:pPr>
        <w:ind w:firstLine="720"/>
      </w:pPr>
    </w:p>
    <w:p w:rsidR="00FE46C9" w:rsidRDefault="00FE46C9" w:rsidP="007F086E">
      <w:pPr>
        <w:ind w:firstLine="720"/>
      </w:pPr>
    </w:p>
    <w:p w:rsidR="00FE46C9" w:rsidRDefault="00FE46C9" w:rsidP="00E00970">
      <w:pPr>
        <w:pStyle w:val="Heading1"/>
        <w:numPr>
          <w:ilvl w:val="0"/>
          <w:numId w:val="0"/>
        </w:numPr>
      </w:pPr>
      <w:bookmarkStart w:id="78" w:name="_Toc454619815"/>
      <w:bookmarkStart w:id="79" w:name="_Toc454806997"/>
      <w:r>
        <w:t>Bibliografie</w:t>
      </w:r>
      <w:bookmarkEnd w:id="78"/>
      <w:bookmarkEnd w:id="79"/>
    </w:p>
    <w:p w:rsidR="00FE46C9" w:rsidRDefault="00FE46C9" w:rsidP="00FE46C9"/>
    <w:p w:rsidR="00A90683" w:rsidRDefault="00A90683" w:rsidP="00FE46C9"/>
    <w:p w:rsidR="00FE46C9" w:rsidRPr="00E00970" w:rsidRDefault="00A472CD" w:rsidP="00E00970">
      <w:pPr>
        <w:numPr>
          <w:ilvl w:val="0"/>
          <w:numId w:val="22"/>
        </w:numPr>
      </w:pPr>
      <w:hyperlink r:id="rId53" w:history="1">
        <w:r w:rsidR="00FE46C9" w:rsidRPr="00E00970">
          <w:rPr>
            <w:rStyle w:val="Hyperlink"/>
            <w:color w:val="auto"/>
          </w:rPr>
          <w:t>https://msdn.microsoft.com</w:t>
        </w:r>
      </w:hyperlink>
    </w:p>
    <w:p w:rsidR="00FE46C9" w:rsidRPr="00E00970" w:rsidRDefault="00FE46C9" w:rsidP="00FE46C9"/>
    <w:p w:rsidR="00FE46C9" w:rsidRPr="00E00970" w:rsidRDefault="00FE46C9" w:rsidP="00E00970">
      <w:pPr>
        <w:numPr>
          <w:ilvl w:val="0"/>
          <w:numId w:val="22"/>
        </w:numPr>
        <w:rPr>
          <w:rStyle w:val="Hyperlink"/>
          <w:color w:val="auto"/>
        </w:rPr>
      </w:pPr>
      <w:r w:rsidRPr="00E00970">
        <w:rPr>
          <w:rStyle w:val="Hyperlink"/>
          <w:color w:val="auto"/>
        </w:rPr>
        <w:t>Programarea Orientată pe Obiecte și Programarea Vizuală Microsoft</w:t>
      </w:r>
    </w:p>
    <w:p w:rsidR="00FE46C9" w:rsidRPr="00E00970" w:rsidRDefault="00FE46C9" w:rsidP="00E00970">
      <w:pPr>
        <w:ind w:left="720"/>
        <w:rPr>
          <w:rStyle w:val="Hyperlink"/>
          <w:color w:val="auto"/>
        </w:rPr>
      </w:pPr>
    </w:p>
    <w:p w:rsidR="00FE46C9" w:rsidRPr="00E00970" w:rsidRDefault="00FE46C9" w:rsidP="00E00970">
      <w:pPr>
        <w:numPr>
          <w:ilvl w:val="0"/>
          <w:numId w:val="22"/>
        </w:numPr>
        <w:rPr>
          <w:rStyle w:val="Hyperlink"/>
          <w:color w:val="auto"/>
        </w:rPr>
      </w:pPr>
      <w:r w:rsidRPr="00E00970">
        <w:rPr>
          <w:rStyle w:val="Hyperlink"/>
          <w:color w:val="auto"/>
        </w:rPr>
        <w:t xml:space="preserve">Introduction to C#, The New Language for Microsoft.net, H.Mossenbock, University </w:t>
      </w:r>
    </w:p>
    <w:p w:rsidR="00FE46C9" w:rsidRPr="00E00970" w:rsidRDefault="00FE46C9" w:rsidP="00E00970">
      <w:pPr>
        <w:ind w:left="720"/>
        <w:rPr>
          <w:rStyle w:val="Hyperlink"/>
          <w:color w:val="auto"/>
        </w:rPr>
      </w:pPr>
      <w:r w:rsidRPr="00E00970">
        <w:rPr>
          <w:rStyle w:val="Hyperlink"/>
          <w:color w:val="auto"/>
        </w:rPr>
        <w:t>of Linz, Austria.</w:t>
      </w:r>
    </w:p>
    <w:p w:rsidR="00FE46C9" w:rsidRPr="00E00970" w:rsidRDefault="00FE46C9" w:rsidP="00FE46C9"/>
    <w:p w:rsidR="00FE46C9" w:rsidRDefault="00FE46C9" w:rsidP="00E00970">
      <w:pPr>
        <w:numPr>
          <w:ilvl w:val="0"/>
          <w:numId w:val="22"/>
        </w:numPr>
        <w:rPr>
          <w:ins w:id="80" w:author="Constantin Taran" w:date="2016-06-30T21:09:00Z"/>
          <w:rStyle w:val="Hyperlink"/>
          <w:color w:val="auto"/>
        </w:rPr>
      </w:pPr>
      <w:bookmarkStart w:id="81" w:name="_Ref454795143"/>
      <w:r w:rsidRPr="00E00970">
        <w:rPr>
          <w:rStyle w:val="Hyperlink"/>
          <w:color w:val="auto"/>
        </w:rPr>
        <w:t xml:space="preserve">Teoria Normalizării, Despi I., Petrov G., Reisz R., Stepan A. – Teoria generala a bazelor de date, Ed. Mirton, </w:t>
      </w:r>
      <w:r w:rsidR="00BC2795" w:rsidRPr="00E00970">
        <w:rPr>
          <w:rStyle w:val="Hyperlink"/>
          <w:color w:val="auto"/>
        </w:rPr>
        <w:t>Timișoara</w:t>
      </w:r>
      <w:r w:rsidRPr="00E00970">
        <w:rPr>
          <w:rStyle w:val="Hyperlink"/>
          <w:color w:val="auto"/>
        </w:rPr>
        <w:t>, 2000</w:t>
      </w:r>
      <w:r w:rsidR="007A2291" w:rsidRPr="00E00970">
        <w:rPr>
          <w:rStyle w:val="Hyperlink"/>
          <w:color w:val="auto"/>
        </w:rPr>
        <w:t>.</w:t>
      </w:r>
      <w:bookmarkEnd w:id="81"/>
    </w:p>
    <w:p w:rsidR="000B60DD" w:rsidRDefault="000B60DD">
      <w:pPr>
        <w:ind w:left="720"/>
        <w:rPr>
          <w:ins w:id="82" w:author="Constantin Taran" w:date="2016-06-30T21:09:00Z"/>
          <w:rStyle w:val="Hyperlink"/>
          <w:color w:val="auto"/>
        </w:rPr>
        <w:pPrChange w:id="83" w:author="Constantin Taran" w:date="2016-06-30T21:09:00Z">
          <w:pPr>
            <w:numPr>
              <w:numId w:val="22"/>
            </w:numPr>
            <w:ind w:left="720" w:hanging="360"/>
          </w:pPr>
        </w:pPrChange>
      </w:pPr>
    </w:p>
    <w:p w:rsidR="000B60DD" w:rsidRPr="00E00970" w:rsidRDefault="000B60DD" w:rsidP="00E00970">
      <w:pPr>
        <w:numPr>
          <w:ilvl w:val="0"/>
          <w:numId w:val="22"/>
        </w:numPr>
        <w:rPr>
          <w:rStyle w:val="Hyperlink"/>
          <w:color w:val="auto"/>
        </w:rPr>
      </w:pPr>
      <w:ins w:id="84" w:author="Constantin Taran" w:date="2016-06-30T21:09:00Z">
        <w:r w:rsidRPr="000B60DD">
          <w:rPr>
            <w:rStyle w:val="Hyperlink"/>
            <w:color w:val="auto"/>
            <w:rPrChange w:id="85" w:author="Constantin Taran" w:date="2016-06-30T21:09:00Z">
              <w:rPr>
                <w:i/>
                <w:lang w:val="en-US"/>
              </w:rPr>
            </w:rPrChange>
          </w:rPr>
          <w:t>http://www.conta-conta.ro/miscellaneous/887_miscellaneous_contabilitate_files%20887_.pdf</w:t>
        </w:r>
      </w:ins>
    </w:p>
    <w:p w:rsidR="007A2291" w:rsidRPr="000B60DD" w:rsidRDefault="007A2291" w:rsidP="00FE46C9">
      <w:pPr>
        <w:ind w:left="720"/>
        <w:rPr>
          <w:rStyle w:val="Hyperlink"/>
          <w:color w:val="auto"/>
          <w:rPrChange w:id="86" w:author="Constantin Taran" w:date="2016-06-30T21:09:00Z">
            <w:rPr/>
          </w:rPrChange>
        </w:rPr>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Default="007A2291" w:rsidP="00FE46C9">
      <w:pPr>
        <w:ind w:left="720"/>
      </w:pPr>
    </w:p>
    <w:p w:rsidR="007A2291" w:rsidRPr="00FE46C9" w:rsidRDefault="007A2291" w:rsidP="00FE46C9">
      <w:pPr>
        <w:ind w:left="720"/>
      </w:pPr>
    </w:p>
    <w:sectPr w:rsidR="007A2291" w:rsidRPr="00FE46C9" w:rsidSect="00CD43E0">
      <w:pgSz w:w="11907" w:h="16840" w:code="9"/>
      <w:pgMar w:top="1134" w:right="1134" w:bottom="1134" w:left="1701" w:header="720" w:footer="1021"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2CD" w:rsidRDefault="00A472CD">
      <w:r>
        <w:separator/>
      </w:r>
    </w:p>
  </w:endnote>
  <w:endnote w:type="continuationSeparator" w:id="0">
    <w:p w:rsidR="00A472CD" w:rsidRDefault="00A47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Verdana">
    <w:panose1 w:val="020B0604030504040204"/>
    <w:charset w:val="EE"/>
    <w:family w:val="swiss"/>
    <w:pitch w:val="variable"/>
    <w:sig w:usb0="A1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Arial Black">
    <w:panose1 w:val="020B0A04020102020204"/>
    <w:charset w:val="EE"/>
    <w:family w:val="swiss"/>
    <w:pitch w:val="variable"/>
    <w:sig w:usb0="A00002AF" w:usb1="400078FB" w:usb2="00000000" w:usb3="00000000" w:csb0="0000009F" w:csb1="00000000"/>
  </w:font>
  <w:font w:name="Monotype Corsiva">
    <w:panose1 w:val="03010101010201010101"/>
    <w:charset w:val="EE"/>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2CD" w:rsidRDefault="00A472CD">
      <w:r>
        <w:separator/>
      </w:r>
    </w:p>
  </w:footnote>
  <w:footnote w:type="continuationSeparator" w:id="0">
    <w:p w:rsidR="00A472CD" w:rsidRDefault="00A472CD">
      <w:r>
        <w:continuationSeparator/>
      </w:r>
    </w:p>
  </w:footnote>
  <w:footnote w:id="1">
    <w:p w:rsidR="00FD0672" w:rsidRPr="00685A65" w:rsidDel="00500FE4" w:rsidRDefault="00FD0672">
      <w:pPr>
        <w:pStyle w:val="FootnoteText"/>
        <w:rPr>
          <w:del w:id="30" w:author="Constantin Taran" w:date="2016-07-01T19:45:00Z"/>
          <w:lang w:val="en-US"/>
        </w:rPr>
      </w:pPr>
      <w:del w:id="31" w:author="Constantin Taran" w:date="2016-07-01T19:45:00Z">
        <w:r w:rsidDel="00500FE4">
          <w:rPr>
            <w:rStyle w:val="FootnoteReference"/>
          </w:rPr>
          <w:footnoteRef/>
        </w:r>
        <w:r w:rsidDel="00500FE4">
          <w:delText xml:space="preserve"> </w:delText>
        </w:r>
        <w:r w:rsidDel="00500FE4">
          <w:rPr>
            <w:lang w:val="en-US"/>
          </w:rPr>
          <w:delText>………………….</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top"/>
      <w:tblW w:w="5000" w:type="pct"/>
      <w:tblLayout w:type="fixed"/>
      <w:tblLook w:val="04A0" w:firstRow="1" w:lastRow="0" w:firstColumn="1" w:lastColumn="0" w:noHBand="0" w:noVBand="1"/>
    </w:tblPr>
    <w:tblGrid>
      <w:gridCol w:w="1858"/>
      <w:gridCol w:w="7430"/>
    </w:tblGrid>
    <w:tr w:rsidR="00FD0672" w:rsidTr="00685A65">
      <w:trPr>
        <w:trHeight w:val="567"/>
      </w:trPr>
      <w:tc>
        <w:tcPr>
          <w:tcW w:w="1000" w:type="pct"/>
          <w:tcBorders>
            <w:right w:val="triple" w:sz="4" w:space="0" w:color="4F81BD"/>
          </w:tcBorders>
          <w:vAlign w:val="bottom"/>
        </w:tcPr>
        <w:p w:rsidR="00FD0672" w:rsidRPr="006B29C1" w:rsidRDefault="00FD0672">
          <w:pPr>
            <w:pStyle w:val="NoSpacing"/>
            <w:jc w:val="right"/>
            <w:rPr>
              <w:rFonts w:ascii="Cambria" w:hAnsi="Cambria"/>
              <w:sz w:val="20"/>
              <w:szCs w:val="20"/>
            </w:rPr>
          </w:pPr>
          <w:r>
            <w:fldChar w:fldCharType="begin"/>
          </w:r>
          <w:r>
            <w:instrText xml:space="preserve"> PAGE    \* MERGEFORMAT </w:instrText>
          </w:r>
          <w:r>
            <w:fldChar w:fldCharType="separate"/>
          </w:r>
          <w:r w:rsidR="006D01DD">
            <w:rPr>
              <w:noProof/>
            </w:rPr>
            <w:t>45</w:t>
          </w:r>
          <w:r>
            <w:rPr>
              <w:noProof/>
            </w:rPr>
            <w:fldChar w:fldCharType="end"/>
          </w:r>
        </w:p>
      </w:tc>
      <w:tc>
        <w:tcPr>
          <w:tcW w:w="4000" w:type="pct"/>
          <w:tcBorders>
            <w:left w:val="triple" w:sz="4" w:space="0" w:color="4F81BD"/>
          </w:tcBorders>
          <w:vAlign w:val="bottom"/>
        </w:tcPr>
        <w:p w:rsidR="00FD0672" w:rsidRPr="006B29C1" w:rsidRDefault="00FD0672">
          <w:pPr>
            <w:pStyle w:val="NoSpacing"/>
            <w:rPr>
              <w:rFonts w:ascii="Cambria" w:hAnsi="Cambria"/>
              <w:sz w:val="28"/>
              <w:szCs w:val="28"/>
            </w:rPr>
          </w:pPr>
        </w:p>
      </w:tc>
    </w:tr>
  </w:tbl>
  <w:p w:rsidR="00FD0672" w:rsidRDefault="00FD06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410C8"/>
    <w:multiLevelType w:val="hybridMultilevel"/>
    <w:tmpl w:val="F6D259E0"/>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7D16D4"/>
    <w:multiLevelType w:val="hybridMultilevel"/>
    <w:tmpl w:val="DB4461C6"/>
    <w:lvl w:ilvl="0" w:tplc="04180017">
      <w:start w:val="1"/>
      <w:numFmt w:val="lowerLetter"/>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98B59AA"/>
    <w:multiLevelType w:val="hybridMultilevel"/>
    <w:tmpl w:val="55C611D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0C3E4DBA"/>
    <w:multiLevelType w:val="hybridMultilevel"/>
    <w:tmpl w:val="59CA074E"/>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F253FC8"/>
    <w:multiLevelType w:val="hybridMultilevel"/>
    <w:tmpl w:val="8F3A3DE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FBA1567"/>
    <w:multiLevelType w:val="hybridMultilevel"/>
    <w:tmpl w:val="6D8ABBF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C53DB1"/>
    <w:multiLevelType w:val="hybridMultilevel"/>
    <w:tmpl w:val="3334D51A"/>
    <w:lvl w:ilvl="0" w:tplc="A802C402">
      <w:start w:val="1"/>
      <w:numFmt w:val="lowerLetter"/>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7" w15:restartNumberingAfterBreak="0">
    <w:nsid w:val="138C1704"/>
    <w:multiLevelType w:val="hybridMultilevel"/>
    <w:tmpl w:val="355C7306"/>
    <w:lvl w:ilvl="0" w:tplc="17D4786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4040974"/>
    <w:multiLevelType w:val="hybridMultilevel"/>
    <w:tmpl w:val="B77A75A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2469F1"/>
    <w:multiLevelType w:val="hybridMultilevel"/>
    <w:tmpl w:val="15AA694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15DA00D7"/>
    <w:multiLevelType w:val="hybridMultilevel"/>
    <w:tmpl w:val="B602DD4E"/>
    <w:lvl w:ilvl="0" w:tplc="90B05C56">
      <w:start w:val="1"/>
      <w:numFmt w:val="bullet"/>
      <w:lvlText w:val=""/>
      <w:lvlJc w:val="left"/>
      <w:pPr>
        <w:ind w:left="720" w:hanging="360"/>
      </w:pPr>
      <w:rPr>
        <w:rFonts w:ascii="Symbol" w:hAnsi="Symbol" w:hint="default"/>
      </w:rPr>
    </w:lvl>
    <w:lvl w:ilvl="1" w:tplc="90B05C56">
      <w:start w:val="1"/>
      <w:numFmt w:val="bullet"/>
      <w:lvlText w:val=""/>
      <w:lvlJc w:val="left"/>
      <w:pPr>
        <w:ind w:left="1440" w:hanging="360"/>
      </w:pPr>
      <w:rPr>
        <w:rFonts w:ascii="Symbol" w:hAnsi="Symbo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15E36559"/>
    <w:multiLevelType w:val="multilevel"/>
    <w:tmpl w:val="04B4B61A"/>
    <w:styleLink w:val="Style1"/>
    <w:lvl w:ilvl="0">
      <w:start w:val="1"/>
      <w:numFmt w:val="decimal"/>
      <w:lvlText w:val="%1."/>
      <w:lvlJc w:val="left"/>
      <w:pPr>
        <w:ind w:left="432"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6D76A87"/>
    <w:multiLevelType w:val="hybridMultilevel"/>
    <w:tmpl w:val="1466CE32"/>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18A518E7"/>
    <w:multiLevelType w:val="hybridMultilevel"/>
    <w:tmpl w:val="DDAC9D56"/>
    <w:lvl w:ilvl="0" w:tplc="90B05C56">
      <w:start w:val="1"/>
      <w:numFmt w:val="bullet"/>
      <w:lvlText w:val=""/>
      <w:lvlJc w:val="left"/>
      <w:pPr>
        <w:ind w:left="720" w:hanging="360"/>
      </w:pPr>
      <w:rPr>
        <w:rFonts w:ascii="Symbol" w:hAnsi="Symbol" w:hint="default"/>
      </w:rPr>
    </w:lvl>
    <w:lvl w:ilvl="1" w:tplc="9A8A1BA2">
      <w:start w:val="1"/>
      <w:numFmt w:val="bullet"/>
      <w:lvlText w:val="-"/>
      <w:lvlJc w:val="left"/>
      <w:pPr>
        <w:ind w:left="1440" w:hanging="360"/>
      </w:pPr>
      <w:rPr>
        <w:rFonts w:ascii="Times New Roman" w:eastAsia="Times New Roman"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18DA12CF"/>
    <w:multiLevelType w:val="hybridMultilevel"/>
    <w:tmpl w:val="9208D9BE"/>
    <w:lvl w:ilvl="0" w:tplc="90B05C56">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1FC46501"/>
    <w:multiLevelType w:val="hybridMultilevel"/>
    <w:tmpl w:val="9BE8C254"/>
    <w:lvl w:ilvl="0" w:tplc="04180017">
      <w:start w:val="1"/>
      <w:numFmt w:val="lowerLetter"/>
      <w:lvlText w:val="%1)"/>
      <w:lvlJc w:val="left"/>
      <w:pPr>
        <w:ind w:left="783" w:hanging="360"/>
      </w:pPr>
      <w:rPr>
        <w:rFonts w:hint="default"/>
      </w:rPr>
    </w:lvl>
    <w:lvl w:ilvl="1" w:tplc="80F82684">
      <w:start w:val="1"/>
      <w:numFmt w:val="bullet"/>
      <w:lvlText w:val="–"/>
      <w:lvlJc w:val="left"/>
      <w:pPr>
        <w:ind w:left="1503" w:hanging="360"/>
      </w:pPr>
      <w:rPr>
        <w:rFonts w:ascii="Times New Roman" w:eastAsia="Times New Roman" w:hAnsi="Times New Roman" w:cs="Times New Roman" w:hint="default"/>
      </w:rPr>
    </w:lvl>
    <w:lvl w:ilvl="2" w:tplc="0418001B" w:tentative="1">
      <w:start w:val="1"/>
      <w:numFmt w:val="lowerRoman"/>
      <w:lvlText w:val="%3."/>
      <w:lvlJc w:val="right"/>
      <w:pPr>
        <w:ind w:left="2223" w:hanging="180"/>
      </w:pPr>
    </w:lvl>
    <w:lvl w:ilvl="3" w:tplc="0418000F" w:tentative="1">
      <w:start w:val="1"/>
      <w:numFmt w:val="decimal"/>
      <w:lvlText w:val="%4."/>
      <w:lvlJc w:val="left"/>
      <w:pPr>
        <w:ind w:left="2943" w:hanging="360"/>
      </w:pPr>
    </w:lvl>
    <w:lvl w:ilvl="4" w:tplc="04180019" w:tentative="1">
      <w:start w:val="1"/>
      <w:numFmt w:val="lowerLetter"/>
      <w:lvlText w:val="%5."/>
      <w:lvlJc w:val="left"/>
      <w:pPr>
        <w:ind w:left="3663" w:hanging="360"/>
      </w:pPr>
    </w:lvl>
    <w:lvl w:ilvl="5" w:tplc="0418001B" w:tentative="1">
      <w:start w:val="1"/>
      <w:numFmt w:val="lowerRoman"/>
      <w:lvlText w:val="%6."/>
      <w:lvlJc w:val="right"/>
      <w:pPr>
        <w:ind w:left="4383" w:hanging="180"/>
      </w:pPr>
    </w:lvl>
    <w:lvl w:ilvl="6" w:tplc="0418000F" w:tentative="1">
      <w:start w:val="1"/>
      <w:numFmt w:val="decimal"/>
      <w:lvlText w:val="%7."/>
      <w:lvlJc w:val="left"/>
      <w:pPr>
        <w:ind w:left="5103" w:hanging="360"/>
      </w:pPr>
    </w:lvl>
    <w:lvl w:ilvl="7" w:tplc="04180019" w:tentative="1">
      <w:start w:val="1"/>
      <w:numFmt w:val="lowerLetter"/>
      <w:lvlText w:val="%8."/>
      <w:lvlJc w:val="left"/>
      <w:pPr>
        <w:ind w:left="5823" w:hanging="360"/>
      </w:pPr>
    </w:lvl>
    <w:lvl w:ilvl="8" w:tplc="0418001B" w:tentative="1">
      <w:start w:val="1"/>
      <w:numFmt w:val="lowerRoman"/>
      <w:lvlText w:val="%9."/>
      <w:lvlJc w:val="right"/>
      <w:pPr>
        <w:ind w:left="6543" w:hanging="180"/>
      </w:pPr>
    </w:lvl>
  </w:abstractNum>
  <w:abstractNum w:abstractNumId="16" w15:restartNumberingAfterBreak="0">
    <w:nsid w:val="219803EA"/>
    <w:multiLevelType w:val="hybridMultilevel"/>
    <w:tmpl w:val="B7FAA8BC"/>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27B715C"/>
    <w:multiLevelType w:val="hybridMultilevel"/>
    <w:tmpl w:val="35A442C0"/>
    <w:lvl w:ilvl="0" w:tplc="90B05C56">
      <w:start w:val="1"/>
      <w:numFmt w:val="bullet"/>
      <w:lvlText w:val=""/>
      <w:lvlJc w:val="left"/>
      <w:pPr>
        <w:ind w:left="720" w:hanging="360"/>
      </w:pPr>
      <w:rPr>
        <w:rFonts w:ascii="Symbol" w:hAnsi="Symbol" w:hint="default"/>
      </w:rPr>
    </w:lvl>
    <w:lvl w:ilvl="1" w:tplc="90B05C56">
      <w:start w:val="1"/>
      <w:numFmt w:val="bullet"/>
      <w:lvlText w:val=""/>
      <w:lvlJc w:val="left"/>
      <w:pPr>
        <w:ind w:left="1440" w:hanging="360"/>
      </w:pPr>
      <w:rPr>
        <w:rFonts w:ascii="Symbol" w:hAnsi="Symbo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30D5E18"/>
    <w:multiLevelType w:val="hybridMultilevel"/>
    <w:tmpl w:val="F7DEB62C"/>
    <w:lvl w:ilvl="0" w:tplc="04180001">
      <w:start w:val="1"/>
      <w:numFmt w:val="bullet"/>
      <w:lvlText w:val=""/>
      <w:lvlJc w:val="left"/>
      <w:pPr>
        <w:ind w:left="1492" w:hanging="360"/>
      </w:pPr>
      <w:rPr>
        <w:rFonts w:ascii="Symbol" w:hAnsi="Symbol" w:hint="default"/>
      </w:rPr>
    </w:lvl>
    <w:lvl w:ilvl="1" w:tplc="04180003" w:tentative="1">
      <w:start w:val="1"/>
      <w:numFmt w:val="bullet"/>
      <w:lvlText w:val="o"/>
      <w:lvlJc w:val="left"/>
      <w:pPr>
        <w:ind w:left="2212" w:hanging="360"/>
      </w:pPr>
      <w:rPr>
        <w:rFonts w:ascii="Courier New" w:hAnsi="Courier New" w:cs="Courier New" w:hint="default"/>
      </w:rPr>
    </w:lvl>
    <w:lvl w:ilvl="2" w:tplc="04180005" w:tentative="1">
      <w:start w:val="1"/>
      <w:numFmt w:val="bullet"/>
      <w:lvlText w:val=""/>
      <w:lvlJc w:val="left"/>
      <w:pPr>
        <w:ind w:left="2932" w:hanging="360"/>
      </w:pPr>
      <w:rPr>
        <w:rFonts w:ascii="Wingdings" w:hAnsi="Wingdings" w:hint="default"/>
      </w:rPr>
    </w:lvl>
    <w:lvl w:ilvl="3" w:tplc="04180001" w:tentative="1">
      <w:start w:val="1"/>
      <w:numFmt w:val="bullet"/>
      <w:lvlText w:val=""/>
      <w:lvlJc w:val="left"/>
      <w:pPr>
        <w:ind w:left="3652" w:hanging="360"/>
      </w:pPr>
      <w:rPr>
        <w:rFonts w:ascii="Symbol" w:hAnsi="Symbol" w:hint="default"/>
      </w:rPr>
    </w:lvl>
    <w:lvl w:ilvl="4" w:tplc="04180003" w:tentative="1">
      <w:start w:val="1"/>
      <w:numFmt w:val="bullet"/>
      <w:lvlText w:val="o"/>
      <w:lvlJc w:val="left"/>
      <w:pPr>
        <w:ind w:left="4372" w:hanging="360"/>
      </w:pPr>
      <w:rPr>
        <w:rFonts w:ascii="Courier New" w:hAnsi="Courier New" w:cs="Courier New" w:hint="default"/>
      </w:rPr>
    </w:lvl>
    <w:lvl w:ilvl="5" w:tplc="04180005" w:tentative="1">
      <w:start w:val="1"/>
      <w:numFmt w:val="bullet"/>
      <w:lvlText w:val=""/>
      <w:lvlJc w:val="left"/>
      <w:pPr>
        <w:ind w:left="5092" w:hanging="360"/>
      </w:pPr>
      <w:rPr>
        <w:rFonts w:ascii="Wingdings" w:hAnsi="Wingdings" w:hint="default"/>
      </w:rPr>
    </w:lvl>
    <w:lvl w:ilvl="6" w:tplc="04180001" w:tentative="1">
      <w:start w:val="1"/>
      <w:numFmt w:val="bullet"/>
      <w:lvlText w:val=""/>
      <w:lvlJc w:val="left"/>
      <w:pPr>
        <w:ind w:left="5812" w:hanging="360"/>
      </w:pPr>
      <w:rPr>
        <w:rFonts w:ascii="Symbol" w:hAnsi="Symbol" w:hint="default"/>
      </w:rPr>
    </w:lvl>
    <w:lvl w:ilvl="7" w:tplc="04180003" w:tentative="1">
      <w:start w:val="1"/>
      <w:numFmt w:val="bullet"/>
      <w:lvlText w:val="o"/>
      <w:lvlJc w:val="left"/>
      <w:pPr>
        <w:ind w:left="6532" w:hanging="360"/>
      </w:pPr>
      <w:rPr>
        <w:rFonts w:ascii="Courier New" w:hAnsi="Courier New" w:cs="Courier New" w:hint="default"/>
      </w:rPr>
    </w:lvl>
    <w:lvl w:ilvl="8" w:tplc="04180005" w:tentative="1">
      <w:start w:val="1"/>
      <w:numFmt w:val="bullet"/>
      <w:lvlText w:val=""/>
      <w:lvlJc w:val="left"/>
      <w:pPr>
        <w:ind w:left="7252" w:hanging="360"/>
      </w:pPr>
      <w:rPr>
        <w:rFonts w:ascii="Wingdings" w:hAnsi="Wingdings" w:hint="default"/>
      </w:rPr>
    </w:lvl>
  </w:abstractNum>
  <w:abstractNum w:abstractNumId="19" w15:restartNumberingAfterBreak="0">
    <w:nsid w:val="23621590"/>
    <w:multiLevelType w:val="hybridMultilevel"/>
    <w:tmpl w:val="DE8648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B911A24"/>
    <w:multiLevelType w:val="hybridMultilevel"/>
    <w:tmpl w:val="0832D70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2E371F68"/>
    <w:multiLevelType w:val="hybridMultilevel"/>
    <w:tmpl w:val="471A1414"/>
    <w:lvl w:ilvl="0" w:tplc="90B05C56">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2E66303A"/>
    <w:multiLevelType w:val="hybridMultilevel"/>
    <w:tmpl w:val="AC62DEE6"/>
    <w:lvl w:ilvl="0" w:tplc="A3E62004">
      <w:start w:val="1"/>
      <w:numFmt w:val="bullet"/>
      <w:lvlText w:val="–"/>
      <w:lvlJc w:val="left"/>
      <w:pPr>
        <w:ind w:left="420" w:hanging="360"/>
      </w:pPr>
      <w:rPr>
        <w:rFonts w:ascii="Times New Roman" w:eastAsia="Times New Roman" w:hAnsi="Times New Roman" w:cs="Times New Roman" w:hint="default"/>
      </w:rPr>
    </w:lvl>
    <w:lvl w:ilvl="1" w:tplc="04180003" w:tentative="1">
      <w:start w:val="1"/>
      <w:numFmt w:val="bullet"/>
      <w:lvlText w:val="o"/>
      <w:lvlJc w:val="left"/>
      <w:pPr>
        <w:ind w:left="1140" w:hanging="360"/>
      </w:pPr>
      <w:rPr>
        <w:rFonts w:ascii="Courier New" w:hAnsi="Courier New" w:cs="Courier New" w:hint="default"/>
      </w:rPr>
    </w:lvl>
    <w:lvl w:ilvl="2" w:tplc="04180005" w:tentative="1">
      <w:start w:val="1"/>
      <w:numFmt w:val="bullet"/>
      <w:lvlText w:val=""/>
      <w:lvlJc w:val="left"/>
      <w:pPr>
        <w:ind w:left="1860" w:hanging="360"/>
      </w:pPr>
      <w:rPr>
        <w:rFonts w:ascii="Wingdings" w:hAnsi="Wingdings" w:hint="default"/>
      </w:rPr>
    </w:lvl>
    <w:lvl w:ilvl="3" w:tplc="04180001" w:tentative="1">
      <w:start w:val="1"/>
      <w:numFmt w:val="bullet"/>
      <w:lvlText w:val=""/>
      <w:lvlJc w:val="left"/>
      <w:pPr>
        <w:ind w:left="2580" w:hanging="360"/>
      </w:pPr>
      <w:rPr>
        <w:rFonts w:ascii="Symbol" w:hAnsi="Symbol" w:hint="default"/>
      </w:rPr>
    </w:lvl>
    <w:lvl w:ilvl="4" w:tplc="04180003" w:tentative="1">
      <w:start w:val="1"/>
      <w:numFmt w:val="bullet"/>
      <w:lvlText w:val="o"/>
      <w:lvlJc w:val="left"/>
      <w:pPr>
        <w:ind w:left="3300" w:hanging="360"/>
      </w:pPr>
      <w:rPr>
        <w:rFonts w:ascii="Courier New" w:hAnsi="Courier New" w:cs="Courier New" w:hint="default"/>
      </w:rPr>
    </w:lvl>
    <w:lvl w:ilvl="5" w:tplc="04180005" w:tentative="1">
      <w:start w:val="1"/>
      <w:numFmt w:val="bullet"/>
      <w:lvlText w:val=""/>
      <w:lvlJc w:val="left"/>
      <w:pPr>
        <w:ind w:left="4020" w:hanging="360"/>
      </w:pPr>
      <w:rPr>
        <w:rFonts w:ascii="Wingdings" w:hAnsi="Wingdings" w:hint="default"/>
      </w:rPr>
    </w:lvl>
    <w:lvl w:ilvl="6" w:tplc="04180001" w:tentative="1">
      <w:start w:val="1"/>
      <w:numFmt w:val="bullet"/>
      <w:lvlText w:val=""/>
      <w:lvlJc w:val="left"/>
      <w:pPr>
        <w:ind w:left="4740" w:hanging="360"/>
      </w:pPr>
      <w:rPr>
        <w:rFonts w:ascii="Symbol" w:hAnsi="Symbol" w:hint="default"/>
      </w:rPr>
    </w:lvl>
    <w:lvl w:ilvl="7" w:tplc="04180003" w:tentative="1">
      <w:start w:val="1"/>
      <w:numFmt w:val="bullet"/>
      <w:lvlText w:val="o"/>
      <w:lvlJc w:val="left"/>
      <w:pPr>
        <w:ind w:left="5460" w:hanging="360"/>
      </w:pPr>
      <w:rPr>
        <w:rFonts w:ascii="Courier New" w:hAnsi="Courier New" w:cs="Courier New" w:hint="default"/>
      </w:rPr>
    </w:lvl>
    <w:lvl w:ilvl="8" w:tplc="04180005" w:tentative="1">
      <w:start w:val="1"/>
      <w:numFmt w:val="bullet"/>
      <w:lvlText w:val=""/>
      <w:lvlJc w:val="left"/>
      <w:pPr>
        <w:ind w:left="6180" w:hanging="360"/>
      </w:pPr>
      <w:rPr>
        <w:rFonts w:ascii="Wingdings" w:hAnsi="Wingdings" w:hint="default"/>
      </w:rPr>
    </w:lvl>
  </w:abstractNum>
  <w:abstractNum w:abstractNumId="23" w15:restartNumberingAfterBreak="0">
    <w:nsid w:val="2EEE1B89"/>
    <w:multiLevelType w:val="hybridMultilevel"/>
    <w:tmpl w:val="E8D4B4E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333C3989"/>
    <w:multiLevelType w:val="hybridMultilevel"/>
    <w:tmpl w:val="CBAC33F4"/>
    <w:lvl w:ilvl="0" w:tplc="04180001">
      <w:start w:val="1"/>
      <w:numFmt w:val="bullet"/>
      <w:lvlText w:val=""/>
      <w:lvlJc w:val="left"/>
      <w:pPr>
        <w:ind w:left="1004" w:hanging="360"/>
      </w:pPr>
      <w:rPr>
        <w:rFonts w:ascii="Symbol" w:hAnsi="Symbol" w:hint="default"/>
      </w:rPr>
    </w:lvl>
    <w:lvl w:ilvl="1" w:tplc="04180003" w:tentative="1">
      <w:start w:val="1"/>
      <w:numFmt w:val="bullet"/>
      <w:lvlText w:val="o"/>
      <w:lvlJc w:val="left"/>
      <w:pPr>
        <w:ind w:left="1724" w:hanging="360"/>
      </w:pPr>
      <w:rPr>
        <w:rFonts w:ascii="Courier New" w:hAnsi="Courier New" w:cs="Courier New" w:hint="default"/>
      </w:rPr>
    </w:lvl>
    <w:lvl w:ilvl="2" w:tplc="04180005" w:tentative="1">
      <w:start w:val="1"/>
      <w:numFmt w:val="bullet"/>
      <w:lvlText w:val=""/>
      <w:lvlJc w:val="left"/>
      <w:pPr>
        <w:ind w:left="2444" w:hanging="360"/>
      </w:pPr>
      <w:rPr>
        <w:rFonts w:ascii="Wingdings" w:hAnsi="Wingdings" w:hint="default"/>
      </w:rPr>
    </w:lvl>
    <w:lvl w:ilvl="3" w:tplc="04180001" w:tentative="1">
      <w:start w:val="1"/>
      <w:numFmt w:val="bullet"/>
      <w:lvlText w:val=""/>
      <w:lvlJc w:val="left"/>
      <w:pPr>
        <w:ind w:left="3164" w:hanging="360"/>
      </w:pPr>
      <w:rPr>
        <w:rFonts w:ascii="Symbol" w:hAnsi="Symbol" w:hint="default"/>
      </w:rPr>
    </w:lvl>
    <w:lvl w:ilvl="4" w:tplc="04180003" w:tentative="1">
      <w:start w:val="1"/>
      <w:numFmt w:val="bullet"/>
      <w:lvlText w:val="o"/>
      <w:lvlJc w:val="left"/>
      <w:pPr>
        <w:ind w:left="3884" w:hanging="360"/>
      </w:pPr>
      <w:rPr>
        <w:rFonts w:ascii="Courier New" w:hAnsi="Courier New" w:cs="Courier New" w:hint="default"/>
      </w:rPr>
    </w:lvl>
    <w:lvl w:ilvl="5" w:tplc="04180005" w:tentative="1">
      <w:start w:val="1"/>
      <w:numFmt w:val="bullet"/>
      <w:lvlText w:val=""/>
      <w:lvlJc w:val="left"/>
      <w:pPr>
        <w:ind w:left="4604" w:hanging="360"/>
      </w:pPr>
      <w:rPr>
        <w:rFonts w:ascii="Wingdings" w:hAnsi="Wingdings" w:hint="default"/>
      </w:rPr>
    </w:lvl>
    <w:lvl w:ilvl="6" w:tplc="04180001" w:tentative="1">
      <w:start w:val="1"/>
      <w:numFmt w:val="bullet"/>
      <w:lvlText w:val=""/>
      <w:lvlJc w:val="left"/>
      <w:pPr>
        <w:ind w:left="5324" w:hanging="360"/>
      </w:pPr>
      <w:rPr>
        <w:rFonts w:ascii="Symbol" w:hAnsi="Symbol" w:hint="default"/>
      </w:rPr>
    </w:lvl>
    <w:lvl w:ilvl="7" w:tplc="04180003" w:tentative="1">
      <w:start w:val="1"/>
      <w:numFmt w:val="bullet"/>
      <w:lvlText w:val="o"/>
      <w:lvlJc w:val="left"/>
      <w:pPr>
        <w:ind w:left="6044" w:hanging="360"/>
      </w:pPr>
      <w:rPr>
        <w:rFonts w:ascii="Courier New" w:hAnsi="Courier New" w:cs="Courier New" w:hint="default"/>
      </w:rPr>
    </w:lvl>
    <w:lvl w:ilvl="8" w:tplc="04180005" w:tentative="1">
      <w:start w:val="1"/>
      <w:numFmt w:val="bullet"/>
      <w:lvlText w:val=""/>
      <w:lvlJc w:val="left"/>
      <w:pPr>
        <w:ind w:left="6764" w:hanging="360"/>
      </w:pPr>
      <w:rPr>
        <w:rFonts w:ascii="Wingdings" w:hAnsi="Wingdings" w:hint="default"/>
      </w:rPr>
    </w:lvl>
  </w:abstractNum>
  <w:abstractNum w:abstractNumId="25" w15:restartNumberingAfterBreak="0">
    <w:nsid w:val="33AE5651"/>
    <w:multiLevelType w:val="hybridMultilevel"/>
    <w:tmpl w:val="638A1BE2"/>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26" w15:restartNumberingAfterBreak="0">
    <w:nsid w:val="367D2061"/>
    <w:multiLevelType w:val="hybridMultilevel"/>
    <w:tmpl w:val="627C9652"/>
    <w:lvl w:ilvl="0" w:tplc="04180017">
      <w:start w:val="1"/>
      <w:numFmt w:val="lowerLetter"/>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7" w15:restartNumberingAfterBreak="0">
    <w:nsid w:val="3A0B759D"/>
    <w:multiLevelType w:val="hybridMultilevel"/>
    <w:tmpl w:val="C21C24C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3AC014FD"/>
    <w:multiLevelType w:val="hybridMultilevel"/>
    <w:tmpl w:val="EF984080"/>
    <w:lvl w:ilvl="0" w:tplc="04180001">
      <w:start w:val="1"/>
      <w:numFmt w:val="bullet"/>
      <w:lvlText w:val=""/>
      <w:lvlJc w:val="left"/>
      <w:pPr>
        <w:ind w:left="1496" w:hanging="360"/>
      </w:pPr>
      <w:rPr>
        <w:rFonts w:ascii="Symbol" w:hAnsi="Symbol" w:hint="default"/>
      </w:rPr>
    </w:lvl>
    <w:lvl w:ilvl="1" w:tplc="04180003" w:tentative="1">
      <w:start w:val="1"/>
      <w:numFmt w:val="bullet"/>
      <w:lvlText w:val="o"/>
      <w:lvlJc w:val="left"/>
      <w:pPr>
        <w:ind w:left="2216" w:hanging="360"/>
      </w:pPr>
      <w:rPr>
        <w:rFonts w:ascii="Courier New" w:hAnsi="Courier New" w:cs="Courier New" w:hint="default"/>
      </w:rPr>
    </w:lvl>
    <w:lvl w:ilvl="2" w:tplc="04180005" w:tentative="1">
      <w:start w:val="1"/>
      <w:numFmt w:val="bullet"/>
      <w:lvlText w:val=""/>
      <w:lvlJc w:val="left"/>
      <w:pPr>
        <w:ind w:left="2936" w:hanging="360"/>
      </w:pPr>
      <w:rPr>
        <w:rFonts w:ascii="Wingdings" w:hAnsi="Wingdings" w:hint="default"/>
      </w:rPr>
    </w:lvl>
    <w:lvl w:ilvl="3" w:tplc="04180001" w:tentative="1">
      <w:start w:val="1"/>
      <w:numFmt w:val="bullet"/>
      <w:lvlText w:val=""/>
      <w:lvlJc w:val="left"/>
      <w:pPr>
        <w:ind w:left="3656" w:hanging="360"/>
      </w:pPr>
      <w:rPr>
        <w:rFonts w:ascii="Symbol" w:hAnsi="Symbol" w:hint="default"/>
      </w:rPr>
    </w:lvl>
    <w:lvl w:ilvl="4" w:tplc="04180003" w:tentative="1">
      <w:start w:val="1"/>
      <w:numFmt w:val="bullet"/>
      <w:lvlText w:val="o"/>
      <w:lvlJc w:val="left"/>
      <w:pPr>
        <w:ind w:left="4376" w:hanging="360"/>
      </w:pPr>
      <w:rPr>
        <w:rFonts w:ascii="Courier New" w:hAnsi="Courier New" w:cs="Courier New" w:hint="default"/>
      </w:rPr>
    </w:lvl>
    <w:lvl w:ilvl="5" w:tplc="04180005" w:tentative="1">
      <w:start w:val="1"/>
      <w:numFmt w:val="bullet"/>
      <w:lvlText w:val=""/>
      <w:lvlJc w:val="left"/>
      <w:pPr>
        <w:ind w:left="5096" w:hanging="360"/>
      </w:pPr>
      <w:rPr>
        <w:rFonts w:ascii="Wingdings" w:hAnsi="Wingdings" w:hint="default"/>
      </w:rPr>
    </w:lvl>
    <w:lvl w:ilvl="6" w:tplc="04180001" w:tentative="1">
      <w:start w:val="1"/>
      <w:numFmt w:val="bullet"/>
      <w:lvlText w:val=""/>
      <w:lvlJc w:val="left"/>
      <w:pPr>
        <w:ind w:left="5816" w:hanging="360"/>
      </w:pPr>
      <w:rPr>
        <w:rFonts w:ascii="Symbol" w:hAnsi="Symbol" w:hint="default"/>
      </w:rPr>
    </w:lvl>
    <w:lvl w:ilvl="7" w:tplc="04180003" w:tentative="1">
      <w:start w:val="1"/>
      <w:numFmt w:val="bullet"/>
      <w:lvlText w:val="o"/>
      <w:lvlJc w:val="left"/>
      <w:pPr>
        <w:ind w:left="6536" w:hanging="360"/>
      </w:pPr>
      <w:rPr>
        <w:rFonts w:ascii="Courier New" w:hAnsi="Courier New" w:cs="Courier New" w:hint="default"/>
      </w:rPr>
    </w:lvl>
    <w:lvl w:ilvl="8" w:tplc="04180005" w:tentative="1">
      <w:start w:val="1"/>
      <w:numFmt w:val="bullet"/>
      <w:lvlText w:val=""/>
      <w:lvlJc w:val="left"/>
      <w:pPr>
        <w:ind w:left="7256" w:hanging="360"/>
      </w:pPr>
      <w:rPr>
        <w:rFonts w:ascii="Wingdings" w:hAnsi="Wingdings" w:hint="default"/>
      </w:rPr>
    </w:lvl>
  </w:abstractNum>
  <w:abstractNum w:abstractNumId="29" w15:restartNumberingAfterBreak="0">
    <w:nsid w:val="3B5B4FA5"/>
    <w:multiLevelType w:val="hybridMultilevel"/>
    <w:tmpl w:val="73DE78B4"/>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411F7E2B"/>
    <w:multiLevelType w:val="hybridMultilevel"/>
    <w:tmpl w:val="225C8F86"/>
    <w:lvl w:ilvl="0" w:tplc="26BEC81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7BA6146"/>
    <w:multiLevelType w:val="hybridMultilevel"/>
    <w:tmpl w:val="07E2A5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488E25DA"/>
    <w:multiLevelType w:val="hybridMultilevel"/>
    <w:tmpl w:val="CA720680"/>
    <w:lvl w:ilvl="0" w:tplc="04180001">
      <w:start w:val="1"/>
      <w:numFmt w:val="bullet"/>
      <w:lvlText w:val=""/>
      <w:lvlJc w:val="left"/>
      <w:pPr>
        <w:ind w:left="720" w:hanging="360"/>
      </w:pPr>
      <w:rPr>
        <w:rFonts w:ascii="Symbol" w:hAnsi="Symbol" w:hint="default"/>
      </w:rPr>
    </w:lvl>
    <w:lvl w:ilvl="1" w:tplc="04180001">
      <w:start w:val="1"/>
      <w:numFmt w:val="bullet"/>
      <w:lvlText w:val=""/>
      <w:lvlJc w:val="left"/>
      <w:pPr>
        <w:ind w:left="1440" w:hanging="360"/>
      </w:pPr>
      <w:rPr>
        <w:rFonts w:ascii="Symbol" w:hAnsi="Symbo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9E762FD"/>
    <w:multiLevelType w:val="hybridMultilevel"/>
    <w:tmpl w:val="C2C6A81A"/>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4B1A6FBD"/>
    <w:multiLevelType w:val="hybridMultilevel"/>
    <w:tmpl w:val="D4B01C44"/>
    <w:lvl w:ilvl="0" w:tplc="0409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528913BE"/>
    <w:multiLevelType w:val="hybridMultilevel"/>
    <w:tmpl w:val="104C9AE6"/>
    <w:lvl w:ilvl="0" w:tplc="04090005">
      <w:start w:val="1"/>
      <w:numFmt w:val="bullet"/>
      <w:lvlText w:val=""/>
      <w:lvlJc w:val="left"/>
      <w:pPr>
        <w:ind w:left="720" w:hanging="360"/>
      </w:pPr>
      <w:rPr>
        <w:rFonts w:ascii="Wingdings" w:hAnsi="Wingdings" w:hint="default"/>
      </w:rPr>
    </w:lvl>
    <w:lvl w:ilvl="1" w:tplc="F4DE84BC">
      <w:start w:val="1"/>
      <w:numFmt w:val="bullet"/>
      <w:lvlText w:val="–"/>
      <w:lvlJc w:val="left"/>
      <w:pPr>
        <w:ind w:left="1440" w:hanging="360"/>
      </w:pPr>
      <w:rPr>
        <w:rFonts w:ascii="Times New Roman" w:eastAsia="Times New Roman"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54EB7A48"/>
    <w:multiLevelType w:val="multilevel"/>
    <w:tmpl w:val="041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5C7021B"/>
    <w:multiLevelType w:val="multilevel"/>
    <w:tmpl w:val="A866BE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5B161EAC"/>
    <w:multiLevelType w:val="hybridMultilevel"/>
    <w:tmpl w:val="DC7AEA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9" w15:restartNumberingAfterBreak="0">
    <w:nsid w:val="5BA93DB5"/>
    <w:multiLevelType w:val="hybridMultilevel"/>
    <w:tmpl w:val="F9086656"/>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15:restartNumberingAfterBreak="0">
    <w:nsid w:val="5C9878D0"/>
    <w:multiLevelType w:val="hybridMultilevel"/>
    <w:tmpl w:val="27345554"/>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5EAC36DB"/>
    <w:multiLevelType w:val="multilevel"/>
    <w:tmpl w:val="04B4B61A"/>
    <w:lvl w:ilvl="0">
      <w:start w:val="1"/>
      <w:numFmt w:val="decimal"/>
      <w:lvlText w:val="%1."/>
      <w:lvlJc w:val="left"/>
      <w:pPr>
        <w:ind w:left="432"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5F0D4AAD"/>
    <w:multiLevelType w:val="hybridMultilevel"/>
    <w:tmpl w:val="8954FEF8"/>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3" w15:restartNumberingAfterBreak="0">
    <w:nsid w:val="5FB034E4"/>
    <w:multiLevelType w:val="hybridMultilevel"/>
    <w:tmpl w:val="B888C468"/>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64CB0193"/>
    <w:multiLevelType w:val="hybridMultilevel"/>
    <w:tmpl w:val="29EEF0DC"/>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5" w15:restartNumberingAfterBreak="0">
    <w:nsid w:val="66121870"/>
    <w:multiLevelType w:val="hybridMultilevel"/>
    <w:tmpl w:val="64A45376"/>
    <w:lvl w:ilvl="0" w:tplc="4282CA2A">
      <w:start w:val="1"/>
      <w:numFmt w:val="bullet"/>
      <w:lvlText w:val="–"/>
      <w:lvlJc w:val="left"/>
      <w:pPr>
        <w:ind w:left="420" w:hanging="360"/>
      </w:pPr>
      <w:rPr>
        <w:rFonts w:ascii="Times New Roman" w:eastAsia="Times New Roman" w:hAnsi="Times New Roman" w:cs="Times New Roman" w:hint="default"/>
      </w:rPr>
    </w:lvl>
    <w:lvl w:ilvl="1" w:tplc="04180003" w:tentative="1">
      <w:start w:val="1"/>
      <w:numFmt w:val="bullet"/>
      <w:lvlText w:val="o"/>
      <w:lvlJc w:val="left"/>
      <w:pPr>
        <w:ind w:left="1140" w:hanging="360"/>
      </w:pPr>
      <w:rPr>
        <w:rFonts w:ascii="Courier New" w:hAnsi="Courier New" w:cs="Courier New" w:hint="default"/>
      </w:rPr>
    </w:lvl>
    <w:lvl w:ilvl="2" w:tplc="04180005" w:tentative="1">
      <w:start w:val="1"/>
      <w:numFmt w:val="bullet"/>
      <w:lvlText w:val=""/>
      <w:lvlJc w:val="left"/>
      <w:pPr>
        <w:ind w:left="1860" w:hanging="360"/>
      </w:pPr>
      <w:rPr>
        <w:rFonts w:ascii="Wingdings" w:hAnsi="Wingdings" w:hint="default"/>
      </w:rPr>
    </w:lvl>
    <w:lvl w:ilvl="3" w:tplc="04180001" w:tentative="1">
      <w:start w:val="1"/>
      <w:numFmt w:val="bullet"/>
      <w:lvlText w:val=""/>
      <w:lvlJc w:val="left"/>
      <w:pPr>
        <w:ind w:left="2580" w:hanging="360"/>
      </w:pPr>
      <w:rPr>
        <w:rFonts w:ascii="Symbol" w:hAnsi="Symbol" w:hint="default"/>
      </w:rPr>
    </w:lvl>
    <w:lvl w:ilvl="4" w:tplc="04180003" w:tentative="1">
      <w:start w:val="1"/>
      <w:numFmt w:val="bullet"/>
      <w:lvlText w:val="o"/>
      <w:lvlJc w:val="left"/>
      <w:pPr>
        <w:ind w:left="3300" w:hanging="360"/>
      </w:pPr>
      <w:rPr>
        <w:rFonts w:ascii="Courier New" w:hAnsi="Courier New" w:cs="Courier New" w:hint="default"/>
      </w:rPr>
    </w:lvl>
    <w:lvl w:ilvl="5" w:tplc="04180005" w:tentative="1">
      <w:start w:val="1"/>
      <w:numFmt w:val="bullet"/>
      <w:lvlText w:val=""/>
      <w:lvlJc w:val="left"/>
      <w:pPr>
        <w:ind w:left="4020" w:hanging="360"/>
      </w:pPr>
      <w:rPr>
        <w:rFonts w:ascii="Wingdings" w:hAnsi="Wingdings" w:hint="default"/>
      </w:rPr>
    </w:lvl>
    <w:lvl w:ilvl="6" w:tplc="04180001" w:tentative="1">
      <w:start w:val="1"/>
      <w:numFmt w:val="bullet"/>
      <w:lvlText w:val=""/>
      <w:lvlJc w:val="left"/>
      <w:pPr>
        <w:ind w:left="4740" w:hanging="360"/>
      </w:pPr>
      <w:rPr>
        <w:rFonts w:ascii="Symbol" w:hAnsi="Symbol" w:hint="default"/>
      </w:rPr>
    </w:lvl>
    <w:lvl w:ilvl="7" w:tplc="04180003" w:tentative="1">
      <w:start w:val="1"/>
      <w:numFmt w:val="bullet"/>
      <w:lvlText w:val="o"/>
      <w:lvlJc w:val="left"/>
      <w:pPr>
        <w:ind w:left="5460" w:hanging="360"/>
      </w:pPr>
      <w:rPr>
        <w:rFonts w:ascii="Courier New" w:hAnsi="Courier New" w:cs="Courier New" w:hint="default"/>
      </w:rPr>
    </w:lvl>
    <w:lvl w:ilvl="8" w:tplc="04180005" w:tentative="1">
      <w:start w:val="1"/>
      <w:numFmt w:val="bullet"/>
      <w:lvlText w:val=""/>
      <w:lvlJc w:val="left"/>
      <w:pPr>
        <w:ind w:left="6180" w:hanging="360"/>
      </w:pPr>
      <w:rPr>
        <w:rFonts w:ascii="Wingdings" w:hAnsi="Wingdings" w:hint="default"/>
      </w:rPr>
    </w:lvl>
  </w:abstractNum>
  <w:abstractNum w:abstractNumId="46" w15:restartNumberingAfterBreak="0">
    <w:nsid w:val="6B1F63DA"/>
    <w:multiLevelType w:val="hybridMultilevel"/>
    <w:tmpl w:val="FE220862"/>
    <w:lvl w:ilvl="0" w:tplc="1214FEBC">
      <w:numFmt w:val="bullet"/>
      <w:lvlText w:val="-"/>
      <w:lvlJc w:val="left"/>
      <w:pPr>
        <w:ind w:left="720" w:hanging="360"/>
      </w:pPr>
      <w:rPr>
        <w:rFonts w:ascii="Times New Roman" w:eastAsia="Times New Roman" w:hAnsi="Times New Roman" w:cs="Times New Roman" w:hint="default"/>
        <w:i/>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6D651837"/>
    <w:multiLevelType w:val="hybridMultilevel"/>
    <w:tmpl w:val="399A136E"/>
    <w:lvl w:ilvl="0" w:tplc="04180001">
      <w:start w:val="1"/>
      <w:numFmt w:val="bullet"/>
      <w:lvlText w:val=""/>
      <w:lvlJc w:val="left"/>
      <w:pPr>
        <w:ind w:left="1004" w:hanging="360"/>
      </w:pPr>
      <w:rPr>
        <w:rFonts w:ascii="Symbol" w:hAnsi="Symbol" w:hint="default"/>
      </w:rPr>
    </w:lvl>
    <w:lvl w:ilvl="1" w:tplc="04180003" w:tentative="1">
      <w:start w:val="1"/>
      <w:numFmt w:val="bullet"/>
      <w:lvlText w:val="o"/>
      <w:lvlJc w:val="left"/>
      <w:pPr>
        <w:ind w:left="1724" w:hanging="360"/>
      </w:pPr>
      <w:rPr>
        <w:rFonts w:ascii="Courier New" w:hAnsi="Courier New" w:cs="Courier New" w:hint="default"/>
      </w:rPr>
    </w:lvl>
    <w:lvl w:ilvl="2" w:tplc="04180005" w:tentative="1">
      <w:start w:val="1"/>
      <w:numFmt w:val="bullet"/>
      <w:lvlText w:val=""/>
      <w:lvlJc w:val="left"/>
      <w:pPr>
        <w:ind w:left="2444" w:hanging="360"/>
      </w:pPr>
      <w:rPr>
        <w:rFonts w:ascii="Wingdings" w:hAnsi="Wingdings" w:hint="default"/>
      </w:rPr>
    </w:lvl>
    <w:lvl w:ilvl="3" w:tplc="04180001" w:tentative="1">
      <w:start w:val="1"/>
      <w:numFmt w:val="bullet"/>
      <w:lvlText w:val=""/>
      <w:lvlJc w:val="left"/>
      <w:pPr>
        <w:ind w:left="3164" w:hanging="360"/>
      </w:pPr>
      <w:rPr>
        <w:rFonts w:ascii="Symbol" w:hAnsi="Symbol" w:hint="default"/>
      </w:rPr>
    </w:lvl>
    <w:lvl w:ilvl="4" w:tplc="04180003" w:tentative="1">
      <w:start w:val="1"/>
      <w:numFmt w:val="bullet"/>
      <w:lvlText w:val="o"/>
      <w:lvlJc w:val="left"/>
      <w:pPr>
        <w:ind w:left="3884" w:hanging="360"/>
      </w:pPr>
      <w:rPr>
        <w:rFonts w:ascii="Courier New" w:hAnsi="Courier New" w:cs="Courier New" w:hint="default"/>
      </w:rPr>
    </w:lvl>
    <w:lvl w:ilvl="5" w:tplc="04180005" w:tentative="1">
      <w:start w:val="1"/>
      <w:numFmt w:val="bullet"/>
      <w:lvlText w:val=""/>
      <w:lvlJc w:val="left"/>
      <w:pPr>
        <w:ind w:left="4604" w:hanging="360"/>
      </w:pPr>
      <w:rPr>
        <w:rFonts w:ascii="Wingdings" w:hAnsi="Wingdings" w:hint="default"/>
      </w:rPr>
    </w:lvl>
    <w:lvl w:ilvl="6" w:tplc="04180001" w:tentative="1">
      <w:start w:val="1"/>
      <w:numFmt w:val="bullet"/>
      <w:lvlText w:val=""/>
      <w:lvlJc w:val="left"/>
      <w:pPr>
        <w:ind w:left="5324" w:hanging="360"/>
      </w:pPr>
      <w:rPr>
        <w:rFonts w:ascii="Symbol" w:hAnsi="Symbol" w:hint="default"/>
      </w:rPr>
    </w:lvl>
    <w:lvl w:ilvl="7" w:tplc="04180003" w:tentative="1">
      <w:start w:val="1"/>
      <w:numFmt w:val="bullet"/>
      <w:lvlText w:val="o"/>
      <w:lvlJc w:val="left"/>
      <w:pPr>
        <w:ind w:left="6044" w:hanging="360"/>
      </w:pPr>
      <w:rPr>
        <w:rFonts w:ascii="Courier New" w:hAnsi="Courier New" w:cs="Courier New" w:hint="default"/>
      </w:rPr>
    </w:lvl>
    <w:lvl w:ilvl="8" w:tplc="04180005" w:tentative="1">
      <w:start w:val="1"/>
      <w:numFmt w:val="bullet"/>
      <w:lvlText w:val=""/>
      <w:lvlJc w:val="left"/>
      <w:pPr>
        <w:ind w:left="6764" w:hanging="360"/>
      </w:pPr>
      <w:rPr>
        <w:rFonts w:ascii="Wingdings" w:hAnsi="Wingdings" w:hint="default"/>
      </w:rPr>
    </w:lvl>
  </w:abstractNum>
  <w:abstractNum w:abstractNumId="48" w15:restartNumberingAfterBreak="0">
    <w:nsid w:val="73403091"/>
    <w:multiLevelType w:val="hybridMultilevel"/>
    <w:tmpl w:val="E706578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36413A0"/>
    <w:multiLevelType w:val="hybridMultilevel"/>
    <w:tmpl w:val="08921886"/>
    <w:lvl w:ilvl="0" w:tplc="90B05C56">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0" w15:restartNumberingAfterBreak="0">
    <w:nsid w:val="74F1226B"/>
    <w:multiLevelType w:val="hybridMultilevel"/>
    <w:tmpl w:val="5484A10E"/>
    <w:lvl w:ilvl="0" w:tplc="90B05C56">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1" w15:restartNumberingAfterBreak="0">
    <w:nsid w:val="7878685A"/>
    <w:multiLevelType w:val="hybridMultilevel"/>
    <w:tmpl w:val="373208BC"/>
    <w:lvl w:ilvl="0" w:tplc="90B05C56">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2" w15:restartNumberingAfterBreak="0">
    <w:nsid w:val="79A57868"/>
    <w:multiLevelType w:val="hybridMultilevel"/>
    <w:tmpl w:val="F87C5118"/>
    <w:lvl w:ilvl="0" w:tplc="FF307E12">
      <w:start w:val="1"/>
      <w:numFmt w:val="bullet"/>
      <w:lvlText w:val="–"/>
      <w:lvlJc w:val="left"/>
      <w:pPr>
        <w:ind w:left="420" w:hanging="360"/>
      </w:pPr>
      <w:rPr>
        <w:rFonts w:ascii="Times New Roman" w:eastAsia="Times New Roman" w:hAnsi="Times New Roman" w:cs="Times New Roman" w:hint="default"/>
      </w:rPr>
    </w:lvl>
    <w:lvl w:ilvl="1" w:tplc="04180003" w:tentative="1">
      <w:start w:val="1"/>
      <w:numFmt w:val="bullet"/>
      <w:lvlText w:val="o"/>
      <w:lvlJc w:val="left"/>
      <w:pPr>
        <w:ind w:left="1140" w:hanging="360"/>
      </w:pPr>
      <w:rPr>
        <w:rFonts w:ascii="Courier New" w:hAnsi="Courier New" w:cs="Courier New" w:hint="default"/>
      </w:rPr>
    </w:lvl>
    <w:lvl w:ilvl="2" w:tplc="04180005" w:tentative="1">
      <w:start w:val="1"/>
      <w:numFmt w:val="bullet"/>
      <w:lvlText w:val=""/>
      <w:lvlJc w:val="left"/>
      <w:pPr>
        <w:ind w:left="1860" w:hanging="360"/>
      </w:pPr>
      <w:rPr>
        <w:rFonts w:ascii="Wingdings" w:hAnsi="Wingdings" w:hint="default"/>
      </w:rPr>
    </w:lvl>
    <w:lvl w:ilvl="3" w:tplc="04180001" w:tentative="1">
      <w:start w:val="1"/>
      <w:numFmt w:val="bullet"/>
      <w:lvlText w:val=""/>
      <w:lvlJc w:val="left"/>
      <w:pPr>
        <w:ind w:left="2580" w:hanging="360"/>
      </w:pPr>
      <w:rPr>
        <w:rFonts w:ascii="Symbol" w:hAnsi="Symbol" w:hint="default"/>
      </w:rPr>
    </w:lvl>
    <w:lvl w:ilvl="4" w:tplc="04180003" w:tentative="1">
      <w:start w:val="1"/>
      <w:numFmt w:val="bullet"/>
      <w:lvlText w:val="o"/>
      <w:lvlJc w:val="left"/>
      <w:pPr>
        <w:ind w:left="3300" w:hanging="360"/>
      </w:pPr>
      <w:rPr>
        <w:rFonts w:ascii="Courier New" w:hAnsi="Courier New" w:cs="Courier New" w:hint="default"/>
      </w:rPr>
    </w:lvl>
    <w:lvl w:ilvl="5" w:tplc="04180005" w:tentative="1">
      <w:start w:val="1"/>
      <w:numFmt w:val="bullet"/>
      <w:lvlText w:val=""/>
      <w:lvlJc w:val="left"/>
      <w:pPr>
        <w:ind w:left="4020" w:hanging="360"/>
      </w:pPr>
      <w:rPr>
        <w:rFonts w:ascii="Wingdings" w:hAnsi="Wingdings" w:hint="default"/>
      </w:rPr>
    </w:lvl>
    <w:lvl w:ilvl="6" w:tplc="04180001" w:tentative="1">
      <w:start w:val="1"/>
      <w:numFmt w:val="bullet"/>
      <w:lvlText w:val=""/>
      <w:lvlJc w:val="left"/>
      <w:pPr>
        <w:ind w:left="4740" w:hanging="360"/>
      </w:pPr>
      <w:rPr>
        <w:rFonts w:ascii="Symbol" w:hAnsi="Symbol" w:hint="default"/>
      </w:rPr>
    </w:lvl>
    <w:lvl w:ilvl="7" w:tplc="04180003" w:tentative="1">
      <w:start w:val="1"/>
      <w:numFmt w:val="bullet"/>
      <w:lvlText w:val="o"/>
      <w:lvlJc w:val="left"/>
      <w:pPr>
        <w:ind w:left="5460" w:hanging="360"/>
      </w:pPr>
      <w:rPr>
        <w:rFonts w:ascii="Courier New" w:hAnsi="Courier New" w:cs="Courier New" w:hint="default"/>
      </w:rPr>
    </w:lvl>
    <w:lvl w:ilvl="8" w:tplc="04180005" w:tentative="1">
      <w:start w:val="1"/>
      <w:numFmt w:val="bullet"/>
      <w:lvlText w:val=""/>
      <w:lvlJc w:val="left"/>
      <w:pPr>
        <w:ind w:left="6180" w:hanging="360"/>
      </w:pPr>
      <w:rPr>
        <w:rFonts w:ascii="Wingdings" w:hAnsi="Wingdings" w:hint="default"/>
      </w:rPr>
    </w:lvl>
  </w:abstractNum>
  <w:abstractNum w:abstractNumId="53" w15:restartNumberingAfterBreak="0">
    <w:nsid w:val="7AE74689"/>
    <w:multiLevelType w:val="hybridMultilevel"/>
    <w:tmpl w:val="95380332"/>
    <w:lvl w:ilvl="0" w:tplc="90B05C56">
      <w:start w:val="1"/>
      <w:numFmt w:val="bullet"/>
      <w:lvlText w:val=""/>
      <w:lvlJc w:val="left"/>
      <w:pPr>
        <w:ind w:left="720" w:hanging="360"/>
      </w:pPr>
      <w:rPr>
        <w:rFonts w:ascii="Symbol" w:hAnsi="Symbol" w:hint="default"/>
      </w:rPr>
    </w:lvl>
    <w:lvl w:ilvl="1" w:tplc="90B05C56">
      <w:start w:val="1"/>
      <w:numFmt w:val="bullet"/>
      <w:lvlText w:val=""/>
      <w:lvlJc w:val="left"/>
      <w:pPr>
        <w:ind w:left="1440" w:hanging="360"/>
      </w:pPr>
      <w:rPr>
        <w:rFonts w:ascii="Symbol" w:hAnsi="Symbo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4" w15:restartNumberingAfterBreak="0">
    <w:nsid w:val="7D520AD6"/>
    <w:multiLevelType w:val="hybridMultilevel"/>
    <w:tmpl w:val="AE7EA936"/>
    <w:lvl w:ilvl="0" w:tplc="90B05C56">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1"/>
  </w:num>
  <w:num w:numId="2">
    <w:abstractNumId w:val="37"/>
  </w:num>
  <w:num w:numId="3">
    <w:abstractNumId w:val="26"/>
  </w:num>
  <w:num w:numId="4">
    <w:abstractNumId w:val="38"/>
  </w:num>
  <w:num w:numId="5">
    <w:abstractNumId w:val="36"/>
  </w:num>
  <w:num w:numId="6">
    <w:abstractNumId w:val="41"/>
  </w:num>
  <w:num w:numId="7">
    <w:abstractNumId w:val="2"/>
  </w:num>
  <w:num w:numId="8">
    <w:abstractNumId w:val="3"/>
  </w:num>
  <w:num w:numId="9">
    <w:abstractNumId w:val="25"/>
  </w:num>
  <w:num w:numId="10">
    <w:abstractNumId w:val="4"/>
  </w:num>
  <w:num w:numId="11">
    <w:abstractNumId w:val="18"/>
  </w:num>
  <w:num w:numId="12">
    <w:abstractNumId w:val="20"/>
  </w:num>
  <w:num w:numId="13">
    <w:abstractNumId w:val="9"/>
  </w:num>
  <w:num w:numId="14">
    <w:abstractNumId w:val="24"/>
  </w:num>
  <w:num w:numId="15">
    <w:abstractNumId w:val="5"/>
  </w:num>
  <w:num w:numId="16">
    <w:abstractNumId w:val="42"/>
  </w:num>
  <w:num w:numId="17">
    <w:abstractNumId w:val="47"/>
  </w:num>
  <w:num w:numId="18">
    <w:abstractNumId w:val="28"/>
  </w:num>
  <w:num w:numId="19">
    <w:abstractNumId w:val="23"/>
  </w:num>
  <w:num w:numId="20">
    <w:abstractNumId w:val="30"/>
  </w:num>
  <w:num w:numId="21">
    <w:abstractNumId w:val="31"/>
  </w:num>
  <w:num w:numId="22">
    <w:abstractNumId w:val="7"/>
  </w:num>
  <w:num w:numId="23">
    <w:abstractNumId w:val="0"/>
  </w:num>
  <w:num w:numId="24">
    <w:abstractNumId w:val="46"/>
  </w:num>
  <w:num w:numId="25">
    <w:abstractNumId w:val="34"/>
  </w:num>
  <w:num w:numId="26">
    <w:abstractNumId w:val="35"/>
  </w:num>
  <w:num w:numId="27">
    <w:abstractNumId w:val="54"/>
  </w:num>
  <w:num w:numId="28">
    <w:abstractNumId w:val="15"/>
  </w:num>
  <w:num w:numId="29">
    <w:abstractNumId w:val="6"/>
  </w:num>
  <w:num w:numId="30">
    <w:abstractNumId w:val="16"/>
  </w:num>
  <w:num w:numId="31">
    <w:abstractNumId w:val="22"/>
  </w:num>
  <w:num w:numId="32">
    <w:abstractNumId w:val="29"/>
  </w:num>
  <w:num w:numId="33">
    <w:abstractNumId w:val="52"/>
  </w:num>
  <w:num w:numId="34">
    <w:abstractNumId w:val="33"/>
  </w:num>
  <w:num w:numId="35">
    <w:abstractNumId w:val="45"/>
  </w:num>
  <w:num w:numId="36">
    <w:abstractNumId w:val="49"/>
  </w:num>
  <w:num w:numId="37">
    <w:abstractNumId w:val="17"/>
  </w:num>
  <w:num w:numId="38">
    <w:abstractNumId w:val="21"/>
  </w:num>
  <w:num w:numId="39">
    <w:abstractNumId w:val="27"/>
  </w:num>
  <w:num w:numId="40">
    <w:abstractNumId w:val="51"/>
  </w:num>
  <w:num w:numId="41">
    <w:abstractNumId w:val="40"/>
  </w:num>
  <w:num w:numId="42">
    <w:abstractNumId w:val="43"/>
  </w:num>
  <w:num w:numId="43">
    <w:abstractNumId w:val="39"/>
  </w:num>
  <w:num w:numId="44">
    <w:abstractNumId w:val="44"/>
  </w:num>
  <w:num w:numId="45">
    <w:abstractNumId w:val="12"/>
  </w:num>
  <w:num w:numId="46">
    <w:abstractNumId w:val="50"/>
  </w:num>
  <w:num w:numId="47">
    <w:abstractNumId w:val="10"/>
  </w:num>
  <w:num w:numId="48">
    <w:abstractNumId w:val="48"/>
  </w:num>
  <w:num w:numId="49">
    <w:abstractNumId w:val="32"/>
  </w:num>
  <w:num w:numId="50">
    <w:abstractNumId w:val="14"/>
  </w:num>
  <w:num w:numId="51">
    <w:abstractNumId w:val="53"/>
  </w:num>
  <w:num w:numId="52">
    <w:abstractNumId w:val="13"/>
  </w:num>
  <w:num w:numId="53">
    <w:abstractNumId w:val="1"/>
  </w:num>
  <w:num w:numId="54">
    <w:abstractNumId w:val="8"/>
  </w:num>
  <w:num w:numId="55">
    <w:abstractNumId w:val="19"/>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stantin Taran">
    <w15:presenceInfo w15:providerId="Windows Live" w15:userId="faea7ad8897f86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3D5"/>
    <w:rsid w:val="00000675"/>
    <w:rsid w:val="00000740"/>
    <w:rsid w:val="000013BE"/>
    <w:rsid w:val="000134B1"/>
    <w:rsid w:val="00016BFF"/>
    <w:rsid w:val="00016C7A"/>
    <w:rsid w:val="000219AF"/>
    <w:rsid w:val="000221FE"/>
    <w:rsid w:val="00023632"/>
    <w:rsid w:val="00027570"/>
    <w:rsid w:val="00031A92"/>
    <w:rsid w:val="00032B91"/>
    <w:rsid w:val="000337F7"/>
    <w:rsid w:val="00040802"/>
    <w:rsid w:val="00041265"/>
    <w:rsid w:val="000415D0"/>
    <w:rsid w:val="00043984"/>
    <w:rsid w:val="00047393"/>
    <w:rsid w:val="000475AB"/>
    <w:rsid w:val="00050FBB"/>
    <w:rsid w:val="00051D96"/>
    <w:rsid w:val="00053E1A"/>
    <w:rsid w:val="00056122"/>
    <w:rsid w:val="000573EC"/>
    <w:rsid w:val="000631C3"/>
    <w:rsid w:val="000702C9"/>
    <w:rsid w:val="0007120D"/>
    <w:rsid w:val="000720B3"/>
    <w:rsid w:val="00072F82"/>
    <w:rsid w:val="00076555"/>
    <w:rsid w:val="000837AB"/>
    <w:rsid w:val="00085A1C"/>
    <w:rsid w:val="0009514C"/>
    <w:rsid w:val="000A202D"/>
    <w:rsid w:val="000A3574"/>
    <w:rsid w:val="000A48D8"/>
    <w:rsid w:val="000A53A8"/>
    <w:rsid w:val="000B3B33"/>
    <w:rsid w:val="000B4A85"/>
    <w:rsid w:val="000B60DD"/>
    <w:rsid w:val="000D7BF7"/>
    <w:rsid w:val="000E070D"/>
    <w:rsid w:val="000E2146"/>
    <w:rsid w:val="000E3181"/>
    <w:rsid w:val="000E433B"/>
    <w:rsid w:val="000F511F"/>
    <w:rsid w:val="000F6111"/>
    <w:rsid w:val="000F6D0D"/>
    <w:rsid w:val="000F7BC4"/>
    <w:rsid w:val="001019E9"/>
    <w:rsid w:val="00116B10"/>
    <w:rsid w:val="00120117"/>
    <w:rsid w:val="001229CD"/>
    <w:rsid w:val="00124ADC"/>
    <w:rsid w:val="00125637"/>
    <w:rsid w:val="00126249"/>
    <w:rsid w:val="0012694F"/>
    <w:rsid w:val="00132AC2"/>
    <w:rsid w:val="001361FA"/>
    <w:rsid w:val="00137804"/>
    <w:rsid w:val="00137CD0"/>
    <w:rsid w:val="0014045A"/>
    <w:rsid w:val="001502D3"/>
    <w:rsid w:val="00157C4F"/>
    <w:rsid w:val="00160A85"/>
    <w:rsid w:val="00166D4A"/>
    <w:rsid w:val="00184E30"/>
    <w:rsid w:val="001A182D"/>
    <w:rsid w:val="001B1674"/>
    <w:rsid w:val="001B5512"/>
    <w:rsid w:val="001B6D90"/>
    <w:rsid w:val="001C44BB"/>
    <w:rsid w:val="001D4951"/>
    <w:rsid w:val="001E31B1"/>
    <w:rsid w:val="001E4525"/>
    <w:rsid w:val="001E469D"/>
    <w:rsid w:val="001E5A27"/>
    <w:rsid w:val="001F6781"/>
    <w:rsid w:val="001F6E1E"/>
    <w:rsid w:val="00204FEE"/>
    <w:rsid w:val="002073BF"/>
    <w:rsid w:val="002105BC"/>
    <w:rsid w:val="00210912"/>
    <w:rsid w:val="00211BC2"/>
    <w:rsid w:val="0023261A"/>
    <w:rsid w:val="00233980"/>
    <w:rsid w:val="00234A17"/>
    <w:rsid w:val="002442A8"/>
    <w:rsid w:val="00244A24"/>
    <w:rsid w:val="002459CF"/>
    <w:rsid w:val="002537D9"/>
    <w:rsid w:val="00271B9A"/>
    <w:rsid w:val="00290467"/>
    <w:rsid w:val="002923D8"/>
    <w:rsid w:val="00294FCC"/>
    <w:rsid w:val="002A0CCC"/>
    <w:rsid w:val="002A474E"/>
    <w:rsid w:val="002A5ADD"/>
    <w:rsid w:val="002B08D9"/>
    <w:rsid w:val="002B115F"/>
    <w:rsid w:val="002B128F"/>
    <w:rsid w:val="002B66D3"/>
    <w:rsid w:val="002C33BB"/>
    <w:rsid w:val="002C54B3"/>
    <w:rsid w:val="002C78BD"/>
    <w:rsid w:val="002C7FE7"/>
    <w:rsid w:val="002D4E13"/>
    <w:rsid w:val="002D74AD"/>
    <w:rsid w:val="002D78E2"/>
    <w:rsid w:val="002E1C85"/>
    <w:rsid w:val="002F2176"/>
    <w:rsid w:val="00300404"/>
    <w:rsid w:val="003047EC"/>
    <w:rsid w:val="00314FA1"/>
    <w:rsid w:val="003157AA"/>
    <w:rsid w:val="00315846"/>
    <w:rsid w:val="003177D7"/>
    <w:rsid w:val="00326365"/>
    <w:rsid w:val="0033413D"/>
    <w:rsid w:val="0033661D"/>
    <w:rsid w:val="00340190"/>
    <w:rsid w:val="0034149E"/>
    <w:rsid w:val="003426BA"/>
    <w:rsid w:val="00345B61"/>
    <w:rsid w:val="00345BBB"/>
    <w:rsid w:val="00350CA8"/>
    <w:rsid w:val="00354ECB"/>
    <w:rsid w:val="00355B80"/>
    <w:rsid w:val="00355B8D"/>
    <w:rsid w:val="00360445"/>
    <w:rsid w:val="003625B2"/>
    <w:rsid w:val="0036305E"/>
    <w:rsid w:val="00367DC7"/>
    <w:rsid w:val="00373558"/>
    <w:rsid w:val="00381664"/>
    <w:rsid w:val="00381ADD"/>
    <w:rsid w:val="0038438E"/>
    <w:rsid w:val="00391A24"/>
    <w:rsid w:val="003936A0"/>
    <w:rsid w:val="003964C5"/>
    <w:rsid w:val="003966E7"/>
    <w:rsid w:val="003A10A5"/>
    <w:rsid w:val="003A5889"/>
    <w:rsid w:val="003B1D32"/>
    <w:rsid w:val="003B5EFA"/>
    <w:rsid w:val="003B64C9"/>
    <w:rsid w:val="003C00EA"/>
    <w:rsid w:val="003C351E"/>
    <w:rsid w:val="003C4480"/>
    <w:rsid w:val="003D1371"/>
    <w:rsid w:val="003D1FD0"/>
    <w:rsid w:val="003E001F"/>
    <w:rsid w:val="003E17E0"/>
    <w:rsid w:val="003E3459"/>
    <w:rsid w:val="003E455D"/>
    <w:rsid w:val="003E4E78"/>
    <w:rsid w:val="003E5C0C"/>
    <w:rsid w:val="003E669B"/>
    <w:rsid w:val="003F51FB"/>
    <w:rsid w:val="00407085"/>
    <w:rsid w:val="00407D1A"/>
    <w:rsid w:val="00407FB0"/>
    <w:rsid w:val="0041194C"/>
    <w:rsid w:val="00422301"/>
    <w:rsid w:val="0042667A"/>
    <w:rsid w:val="00427FC3"/>
    <w:rsid w:val="00431187"/>
    <w:rsid w:val="0043192B"/>
    <w:rsid w:val="004326DA"/>
    <w:rsid w:val="00432A1F"/>
    <w:rsid w:val="00433A0B"/>
    <w:rsid w:val="004377F7"/>
    <w:rsid w:val="00437D69"/>
    <w:rsid w:val="00442CB2"/>
    <w:rsid w:val="004475CA"/>
    <w:rsid w:val="00447E4F"/>
    <w:rsid w:val="00455E03"/>
    <w:rsid w:val="0046122C"/>
    <w:rsid w:val="00461387"/>
    <w:rsid w:val="00463EED"/>
    <w:rsid w:val="00473D84"/>
    <w:rsid w:val="00475135"/>
    <w:rsid w:val="00475C85"/>
    <w:rsid w:val="00476378"/>
    <w:rsid w:val="00483BB4"/>
    <w:rsid w:val="004910F2"/>
    <w:rsid w:val="00491FB9"/>
    <w:rsid w:val="004962C2"/>
    <w:rsid w:val="004A2292"/>
    <w:rsid w:val="004A358B"/>
    <w:rsid w:val="004A3A61"/>
    <w:rsid w:val="004A42F9"/>
    <w:rsid w:val="004A4F86"/>
    <w:rsid w:val="004B28E3"/>
    <w:rsid w:val="004B424A"/>
    <w:rsid w:val="004B481F"/>
    <w:rsid w:val="004B58C6"/>
    <w:rsid w:val="004B5AE3"/>
    <w:rsid w:val="004B6CA0"/>
    <w:rsid w:val="004C23BD"/>
    <w:rsid w:val="004C69AE"/>
    <w:rsid w:val="004D0847"/>
    <w:rsid w:val="004D1819"/>
    <w:rsid w:val="004D4E33"/>
    <w:rsid w:val="004D6CF9"/>
    <w:rsid w:val="004E54AD"/>
    <w:rsid w:val="004E6961"/>
    <w:rsid w:val="004E7DB8"/>
    <w:rsid w:val="004F4DF8"/>
    <w:rsid w:val="00500FE4"/>
    <w:rsid w:val="00501FBC"/>
    <w:rsid w:val="005077B3"/>
    <w:rsid w:val="00507A0F"/>
    <w:rsid w:val="00507FE6"/>
    <w:rsid w:val="005114E2"/>
    <w:rsid w:val="005126D2"/>
    <w:rsid w:val="00514904"/>
    <w:rsid w:val="005225DF"/>
    <w:rsid w:val="005245BB"/>
    <w:rsid w:val="0053085C"/>
    <w:rsid w:val="00533B1B"/>
    <w:rsid w:val="005356DA"/>
    <w:rsid w:val="00536EA8"/>
    <w:rsid w:val="00537BF7"/>
    <w:rsid w:val="00537F70"/>
    <w:rsid w:val="0054170E"/>
    <w:rsid w:val="00543884"/>
    <w:rsid w:val="0055065F"/>
    <w:rsid w:val="00552FCC"/>
    <w:rsid w:val="00553D10"/>
    <w:rsid w:val="00557690"/>
    <w:rsid w:val="00562115"/>
    <w:rsid w:val="00563436"/>
    <w:rsid w:val="005664F2"/>
    <w:rsid w:val="0057198D"/>
    <w:rsid w:val="00581CA7"/>
    <w:rsid w:val="00582301"/>
    <w:rsid w:val="00583903"/>
    <w:rsid w:val="005840A3"/>
    <w:rsid w:val="005847E1"/>
    <w:rsid w:val="00585DAA"/>
    <w:rsid w:val="00590141"/>
    <w:rsid w:val="0059609F"/>
    <w:rsid w:val="005A5408"/>
    <w:rsid w:val="005A5699"/>
    <w:rsid w:val="005A69B7"/>
    <w:rsid w:val="005A7E68"/>
    <w:rsid w:val="005B04E8"/>
    <w:rsid w:val="005B107B"/>
    <w:rsid w:val="005B451F"/>
    <w:rsid w:val="005B5D24"/>
    <w:rsid w:val="005B79FC"/>
    <w:rsid w:val="005C0CEB"/>
    <w:rsid w:val="005C392A"/>
    <w:rsid w:val="005C454A"/>
    <w:rsid w:val="005C4589"/>
    <w:rsid w:val="005C5FA7"/>
    <w:rsid w:val="005C66CB"/>
    <w:rsid w:val="005C7E70"/>
    <w:rsid w:val="005D4117"/>
    <w:rsid w:val="005D5867"/>
    <w:rsid w:val="005D71E9"/>
    <w:rsid w:val="005E10C3"/>
    <w:rsid w:val="005E386C"/>
    <w:rsid w:val="005E39A4"/>
    <w:rsid w:val="005E5683"/>
    <w:rsid w:val="005E6AD2"/>
    <w:rsid w:val="005F5DDD"/>
    <w:rsid w:val="005F5F52"/>
    <w:rsid w:val="00600F86"/>
    <w:rsid w:val="00614C20"/>
    <w:rsid w:val="006174FE"/>
    <w:rsid w:val="00620C40"/>
    <w:rsid w:val="006227DE"/>
    <w:rsid w:val="006257E9"/>
    <w:rsid w:val="00625C65"/>
    <w:rsid w:val="00640369"/>
    <w:rsid w:val="00644EC7"/>
    <w:rsid w:val="006460EB"/>
    <w:rsid w:val="0065009A"/>
    <w:rsid w:val="0065429A"/>
    <w:rsid w:val="00660996"/>
    <w:rsid w:val="006619EB"/>
    <w:rsid w:val="00666E2E"/>
    <w:rsid w:val="0067127C"/>
    <w:rsid w:val="00671922"/>
    <w:rsid w:val="00672A18"/>
    <w:rsid w:val="00676A65"/>
    <w:rsid w:val="00680C7A"/>
    <w:rsid w:val="006810E4"/>
    <w:rsid w:val="00682E3F"/>
    <w:rsid w:val="00685A65"/>
    <w:rsid w:val="006870EF"/>
    <w:rsid w:val="006A2637"/>
    <w:rsid w:val="006A464B"/>
    <w:rsid w:val="006A5151"/>
    <w:rsid w:val="006A6DE8"/>
    <w:rsid w:val="006B29C1"/>
    <w:rsid w:val="006B38B8"/>
    <w:rsid w:val="006B452E"/>
    <w:rsid w:val="006C07C8"/>
    <w:rsid w:val="006C51FA"/>
    <w:rsid w:val="006C7DC7"/>
    <w:rsid w:val="006D01DD"/>
    <w:rsid w:val="006F0005"/>
    <w:rsid w:val="006F00BC"/>
    <w:rsid w:val="006F11C7"/>
    <w:rsid w:val="006F1DEE"/>
    <w:rsid w:val="006F3DE3"/>
    <w:rsid w:val="00701687"/>
    <w:rsid w:val="00703FE3"/>
    <w:rsid w:val="007059BC"/>
    <w:rsid w:val="007068B3"/>
    <w:rsid w:val="00713119"/>
    <w:rsid w:val="00714B94"/>
    <w:rsid w:val="00723522"/>
    <w:rsid w:val="00727623"/>
    <w:rsid w:val="00731FC2"/>
    <w:rsid w:val="00733685"/>
    <w:rsid w:val="00741235"/>
    <w:rsid w:val="007416C3"/>
    <w:rsid w:val="007428FA"/>
    <w:rsid w:val="00743B6B"/>
    <w:rsid w:val="00752742"/>
    <w:rsid w:val="00755BCD"/>
    <w:rsid w:val="00756F7D"/>
    <w:rsid w:val="00763A17"/>
    <w:rsid w:val="0077038A"/>
    <w:rsid w:val="00771F76"/>
    <w:rsid w:val="007745AA"/>
    <w:rsid w:val="00774E59"/>
    <w:rsid w:val="007810A5"/>
    <w:rsid w:val="0078653E"/>
    <w:rsid w:val="00786552"/>
    <w:rsid w:val="00791E72"/>
    <w:rsid w:val="007941EB"/>
    <w:rsid w:val="007A2291"/>
    <w:rsid w:val="007A4172"/>
    <w:rsid w:val="007A492C"/>
    <w:rsid w:val="007A70F5"/>
    <w:rsid w:val="007C26E7"/>
    <w:rsid w:val="007C33D5"/>
    <w:rsid w:val="007C7843"/>
    <w:rsid w:val="007D4DA7"/>
    <w:rsid w:val="007D5782"/>
    <w:rsid w:val="007D6FC1"/>
    <w:rsid w:val="007E022F"/>
    <w:rsid w:val="007E5686"/>
    <w:rsid w:val="007E62FE"/>
    <w:rsid w:val="007F0759"/>
    <w:rsid w:val="007F086E"/>
    <w:rsid w:val="007F0B82"/>
    <w:rsid w:val="007F1E1B"/>
    <w:rsid w:val="007F52D0"/>
    <w:rsid w:val="007F73C9"/>
    <w:rsid w:val="00801193"/>
    <w:rsid w:val="00803F03"/>
    <w:rsid w:val="00812154"/>
    <w:rsid w:val="00812DBA"/>
    <w:rsid w:val="008165B3"/>
    <w:rsid w:val="00825971"/>
    <w:rsid w:val="00831233"/>
    <w:rsid w:val="00833F24"/>
    <w:rsid w:val="00834C6D"/>
    <w:rsid w:val="00835842"/>
    <w:rsid w:val="00836AEC"/>
    <w:rsid w:val="00840557"/>
    <w:rsid w:val="00842BEC"/>
    <w:rsid w:val="00844D75"/>
    <w:rsid w:val="00844F5B"/>
    <w:rsid w:val="008463DD"/>
    <w:rsid w:val="00850B4B"/>
    <w:rsid w:val="00853646"/>
    <w:rsid w:val="00862342"/>
    <w:rsid w:val="0086281E"/>
    <w:rsid w:val="0086542C"/>
    <w:rsid w:val="008660CD"/>
    <w:rsid w:val="008719E4"/>
    <w:rsid w:val="0087249C"/>
    <w:rsid w:val="00872CDB"/>
    <w:rsid w:val="00873887"/>
    <w:rsid w:val="00875676"/>
    <w:rsid w:val="008776AB"/>
    <w:rsid w:val="008805BC"/>
    <w:rsid w:val="00881176"/>
    <w:rsid w:val="00882760"/>
    <w:rsid w:val="00887C02"/>
    <w:rsid w:val="00892F23"/>
    <w:rsid w:val="0089343E"/>
    <w:rsid w:val="0089624C"/>
    <w:rsid w:val="00897673"/>
    <w:rsid w:val="008A26B6"/>
    <w:rsid w:val="008B56EE"/>
    <w:rsid w:val="008B75B2"/>
    <w:rsid w:val="008C19C7"/>
    <w:rsid w:val="008C28EA"/>
    <w:rsid w:val="008C344A"/>
    <w:rsid w:val="008C5A5D"/>
    <w:rsid w:val="008D6270"/>
    <w:rsid w:val="008E2B0A"/>
    <w:rsid w:val="0090187E"/>
    <w:rsid w:val="00902902"/>
    <w:rsid w:val="00904B5E"/>
    <w:rsid w:val="00907B3C"/>
    <w:rsid w:val="00912539"/>
    <w:rsid w:val="00916D94"/>
    <w:rsid w:val="00936E10"/>
    <w:rsid w:val="00940A51"/>
    <w:rsid w:val="00946C64"/>
    <w:rsid w:val="00953556"/>
    <w:rsid w:val="00962446"/>
    <w:rsid w:val="00962F74"/>
    <w:rsid w:val="00967190"/>
    <w:rsid w:val="00975FDE"/>
    <w:rsid w:val="00977451"/>
    <w:rsid w:val="00980013"/>
    <w:rsid w:val="00980AB1"/>
    <w:rsid w:val="00980D5A"/>
    <w:rsid w:val="00981158"/>
    <w:rsid w:val="009815B0"/>
    <w:rsid w:val="0098410F"/>
    <w:rsid w:val="00992047"/>
    <w:rsid w:val="00993813"/>
    <w:rsid w:val="0099456D"/>
    <w:rsid w:val="009947B0"/>
    <w:rsid w:val="009951B0"/>
    <w:rsid w:val="00995DED"/>
    <w:rsid w:val="009A0445"/>
    <w:rsid w:val="009B1F1A"/>
    <w:rsid w:val="009B6115"/>
    <w:rsid w:val="009B79DF"/>
    <w:rsid w:val="009D063E"/>
    <w:rsid w:val="009D3AA6"/>
    <w:rsid w:val="009D3B95"/>
    <w:rsid w:val="009D4718"/>
    <w:rsid w:val="009E0EBD"/>
    <w:rsid w:val="009E14AC"/>
    <w:rsid w:val="009E2DD5"/>
    <w:rsid w:val="009E2EA3"/>
    <w:rsid w:val="009E38B4"/>
    <w:rsid w:val="009F010F"/>
    <w:rsid w:val="009F0C9A"/>
    <w:rsid w:val="009F37F8"/>
    <w:rsid w:val="009F7EF0"/>
    <w:rsid w:val="00A010D7"/>
    <w:rsid w:val="00A035A8"/>
    <w:rsid w:val="00A03A57"/>
    <w:rsid w:val="00A03EC3"/>
    <w:rsid w:val="00A04AEA"/>
    <w:rsid w:val="00A15848"/>
    <w:rsid w:val="00A15F9B"/>
    <w:rsid w:val="00A313FE"/>
    <w:rsid w:val="00A358DC"/>
    <w:rsid w:val="00A431D2"/>
    <w:rsid w:val="00A472CD"/>
    <w:rsid w:val="00A5318F"/>
    <w:rsid w:val="00A55938"/>
    <w:rsid w:val="00A5654B"/>
    <w:rsid w:val="00A625EC"/>
    <w:rsid w:val="00A66162"/>
    <w:rsid w:val="00A66EA9"/>
    <w:rsid w:val="00A72D1D"/>
    <w:rsid w:val="00A7693B"/>
    <w:rsid w:val="00A77B04"/>
    <w:rsid w:val="00A80DC2"/>
    <w:rsid w:val="00A82F40"/>
    <w:rsid w:val="00A90683"/>
    <w:rsid w:val="00A91769"/>
    <w:rsid w:val="00AB0E9F"/>
    <w:rsid w:val="00AB7926"/>
    <w:rsid w:val="00AC3928"/>
    <w:rsid w:val="00AC46DD"/>
    <w:rsid w:val="00AC5E47"/>
    <w:rsid w:val="00AD2E34"/>
    <w:rsid w:val="00AD3ECB"/>
    <w:rsid w:val="00AE3D2F"/>
    <w:rsid w:val="00AE4DD6"/>
    <w:rsid w:val="00AF1B82"/>
    <w:rsid w:val="00AF29D1"/>
    <w:rsid w:val="00AF2B59"/>
    <w:rsid w:val="00AF625E"/>
    <w:rsid w:val="00AF70C6"/>
    <w:rsid w:val="00AF74DD"/>
    <w:rsid w:val="00B01156"/>
    <w:rsid w:val="00B0330E"/>
    <w:rsid w:val="00B056ED"/>
    <w:rsid w:val="00B164D1"/>
    <w:rsid w:val="00B170C4"/>
    <w:rsid w:val="00B302F2"/>
    <w:rsid w:val="00B30D98"/>
    <w:rsid w:val="00B33342"/>
    <w:rsid w:val="00B36840"/>
    <w:rsid w:val="00B36C35"/>
    <w:rsid w:val="00B43EE6"/>
    <w:rsid w:val="00B525CC"/>
    <w:rsid w:val="00B52F1D"/>
    <w:rsid w:val="00B60C33"/>
    <w:rsid w:val="00B6731A"/>
    <w:rsid w:val="00B74C6D"/>
    <w:rsid w:val="00B77AC6"/>
    <w:rsid w:val="00B77C73"/>
    <w:rsid w:val="00B879CA"/>
    <w:rsid w:val="00B91FCC"/>
    <w:rsid w:val="00B930BD"/>
    <w:rsid w:val="00B93A88"/>
    <w:rsid w:val="00BA0304"/>
    <w:rsid w:val="00BA1B3C"/>
    <w:rsid w:val="00BA2889"/>
    <w:rsid w:val="00BA438A"/>
    <w:rsid w:val="00BA5278"/>
    <w:rsid w:val="00BB0533"/>
    <w:rsid w:val="00BB1EA6"/>
    <w:rsid w:val="00BB3573"/>
    <w:rsid w:val="00BB4F36"/>
    <w:rsid w:val="00BB74D6"/>
    <w:rsid w:val="00BC2795"/>
    <w:rsid w:val="00BC57E5"/>
    <w:rsid w:val="00BC6C81"/>
    <w:rsid w:val="00BD1053"/>
    <w:rsid w:val="00BD278C"/>
    <w:rsid w:val="00BD4381"/>
    <w:rsid w:val="00BD4730"/>
    <w:rsid w:val="00BF1317"/>
    <w:rsid w:val="00BF4951"/>
    <w:rsid w:val="00BF59F9"/>
    <w:rsid w:val="00BF64CD"/>
    <w:rsid w:val="00BF73B7"/>
    <w:rsid w:val="00BF7979"/>
    <w:rsid w:val="00C05B7F"/>
    <w:rsid w:val="00C157FC"/>
    <w:rsid w:val="00C15980"/>
    <w:rsid w:val="00C2266C"/>
    <w:rsid w:val="00C24305"/>
    <w:rsid w:val="00C34E56"/>
    <w:rsid w:val="00C45001"/>
    <w:rsid w:val="00C45BE6"/>
    <w:rsid w:val="00C56179"/>
    <w:rsid w:val="00C6145D"/>
    <w:rsid w:val="00C61E4E"/>
    <w:rsid w:val="00C65DB2"/>
    <w:rsid w:val="00C821D6"/>
    <w:rsid w:val="00C82E99"/>
    <w:rsid w:val="00C9432A"/>
    <w:rsid w:val="00CA0B73"/>
    <w:rsid w:val="00CA1BE8"/>
    <w:rsid w:val="00CB3E75"/>
    <w:rsid w:val="00CB55E5"/>
    <w:rsid w:val="00CB6F05"/>
    <w:rsid w:val="00CC1836"/>
    <w:rsid w:val="00CC4883"/>
    <w:rsid w:val="00CD43E0"/>
    <w:rsid w:val="00CD7D72"/>
    <w:rsid w:val="00CE5718"/>
    <w:rsid w:val="00D016C0"/>
    <w:rsid w:val="00D04CE6"/>
    <w:rsid w:val="00D10B72"/>
    <w:rsid w:val="00D114ED"/>
    <w:rsid w:val="00D12164"/>
    <w:rsid w:val="00D16EB6"/>
    <w:rsid w:val="00D1765C"/>
    <w:rsid w:val="00D2547E"/>
    <w:rsid w:val="00D26DB8"/>
    <w:rsid w:val="00D306EB"/>
    <w:rsid w:val="00D31FDA"/>
    <w:rsid w:val="00D40626"/>
    <w:rsid w:val="00D40EA6"/>
    <w:rsid w:val="00D42495"/>
    <w:rsid w:val="00D50770"/>
    <w:rsid w:val="00D5169A"/>
    <w:rsid w:val="00D51BA2"/>
    <w:rsid w:val="00D66752"/>
    <w:rsid w:val="00D7405E"/>
    <w:rsid w:val="00D74568"/>
    <w:rsid w:val="00D76EB4"/>
    <w:rsid w:val="00D805E5"/>
    <w:rsid w:val="00D820BF"/>
    <w:rsid w:val="00D82FDA"/>
    <w:rsid w:val="00D846B5"/>
    <w:rsid w:val="00DA3AAD"/>
    <w:rsid w:val="00DA6F5B"/>
    <w:rsid w:val="00DA751B"/>
    <w:rsid w:val="00DB4A85"/>
    <w:rsid w:val="00DB571F"/>
    <w:rsid w:val="00DB5BAD"/>
    <w:rsid w:val="00DC0FC7"/>
    <w:rsid w:val="00DC1227"/>
    <w:rsid w:val="00DC3C12"/>
    <w:rsid w:val="00DD019F"/>
    <w:rsid w:val="00DD1A6F"/>
    <w:rsid w:val="00DD6C2A"/>
    <w:rsid w:val="00DE3B18"/>
    <w:rsid w:val="00DE56D7"/>
    <w:rsid w:val="00DE645D"/>
    <w:rsid w:val="00DE7405"/>
    <w:rsid w:val="00DF1BE1"/>
    <w:rsid w:val="00DF2DAD"/>
    <w:rsid w:val="00DF67A0"/>
    <w:rsid w:val="00E00970"/>
    <w:rsid w:val="00E068AD"/>
    <w:rsid w:val="00E116BF"/>
    <w:rsid w:val="00E14C95"/>
    <w:rsid w:val="00E152E6"/>
    <w:rsid w:val="00E2125E"/>
    <w:rsid w:val="00E21FEB"/>
    <w:rsid w:val="00E267BD"/>
    <w:rsid w:val="00E30BCB"/>
    <w:rsid w:val="00E44954"/>
    <w:rsid w:val="00E52046"/>
    <w:rsid w:val="00E523B2"/>
    <w:rsid w:val="00E53F28"/>
    <w:rsid w:val="00E541FA"/>
    <w:rsid w:val="00E57265"/>
    <w:rsid w:val="00E609A1"/>
    <w:rsid w:val="00E645CB"/>
    <w:rsid w:val="00E746D0"/>
    <w:rsid w:val="00E74FBA"/>
    <w:rsid w:val="00E75B66"/>
    <w:rsid w:val="00E80AC6"/>
    <w:rsid w:val="00E85C97"/>
    <w:rsid w:val="00E9270C"/>
    <w:rsid w:val="00E92C87"/>
    <w:rsid w:val="00E957FA"/>
    <w:rsid w:val="00EA0240"/>
    <w:rsid w:val="00EA188D"/>
    <w:rsid w:val="00EA29DE"/>
    <w:rsid w:val="00EA42A5"/>
    <w:rsid w:val="00EA54CC"/>
    <w:rsid w:val="00EA614D"/>
    <w:rsid w:val="00EB3265"/>
    <w:rsid w:val="00EB65C8"/>
    <w:rsid w:val="00EB6691"/>
    <w:rsid w:val="00EB6907"/>
    <w:rsid w:val="00EC3DB6"/>
    <w:rsid w:val="00ED185B"/>
    <w:rsid w:val="00ED6E60"/>
    <w:rsid w:val="00ED7EF6"/>
    <w:rsid w:val="00EE0554"/>
    <w:rsid w:val="00EE616C"/>
    <w:rsid w:val="00EE7A90"/>
    <w:rsid w:val="00EF1CD3"/>
    <w:rsid w:val="00F02377"/>
    <w:rsid w:val="00F075E6"/>
    <w:rsid w:val="00F112B4"/>
    <w:rsid w:val="00F1203F"/>
    <w:rsid w:val="00F1395C"/>
    <w:rsid w:val="00F23167"/>
    <w:rsid w:val="00F23810"/>
    <w:rsid w:val="00F27348"/>
    <w:rsid w:val="00F27AFE"/>
    <w:rsid w:val="00F55B4B"/>
    <w:rsid w:val="00F55C5E"/>
    <w:rsid w:val="00F56454"/>
    <w:rsid w:val="00F56F5F"/>
    <w:rsid w:val="00F63F63"/>
    <w:rsid w:val="00F6662A"/>
    <w:rsid w:val="00F675FE"/>
    <w:rsid w:val="00F74A61"/>
    <w:rsid w:val="00F8451B"/>
    <w:rsid w:val="00F87DF0"/>
    <w:rsid w:val="00F9129E"/>
    <w:rsid w:val="00F938E0"/>
    <w:rsid w:val="00F95A72"/>
    <w:rsid w:val="00F95AD9"/>
    <w:rsid w:val="00F95E07"/>
    <w:rsid w:val="00F96293"/>
    <w:rsid w:val="00FB1013"/>
    <w:rsid w:val="00FB31DE"/>
    <w:rsid w:val="00FB7AF1"/>
    <w:rsid w:val="00FD0672"/>
    <w:rsid w:val="00FD2830"/>
    <w:rsid w:val="00FD2B06"/>
    <w:rsid w:val="00FD2BCE"/>
    <w:rsid w:val="00FD2DFF"/>
    <w:rsid w:val="00FE0CE5"/>
    <w:rsid w:val="00FE1508"/>
    <w:rsid w:val="00FE46C9"/>
    <w:rsid w:val="00FE47FB"/>
    <w:rsid w:val="00FE6457"/>
    <w:rsid w:val="00FF20FB"/>
    <w:rsid w:val="00FF5B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9B3408C-6F07-4497-8017-6549E0AB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46DD"/>
    <w:rPr>
      <w:sz w:val="24"/>
      <w:szCs w:val="24"/>
      <w:lang w:eastAsia="en-US"/>
    </w:rPr>
  </w:style>
  <w:style w:type="paragraph" w:styleId="Heading1">
    <w:name w:val="heading 1"/>
    <w:basedOn w:val="Normal"/>
    <w:next w:val="Normal"/>
    <w:link w:val="Heading1Char"/>
    <w:qFormat/>
    <w:rsid w:val="00CC1836"/>
    <w:pPr>
      <w:keepNext/>
      <w:numPr>
        <w:numId w:val="2"/>
      </w:numPr>
      <w:jc w:val="center"/>
      <w:outlineLvl w:val="0"/>
    </w:pPr>
    <w:rPr>
      <w:rFonts w:cs="Arial"/>
      <w:b/>
      <w:bCs/>
      <w:kern w:val="32"/>
      <w:sz w:val="32"/>
      <w:szCs w:val="32"/>
    </w:rPr>
  </w:style>
  <w:style w:type="paragraph" w:styleId="Heading2">
    <w:name w:val="heading 2"/>
    <w:basedOn w:val="Normal"/>
    <w:next w:val="Normal"/>
    <w:autoRedefine/>
    <w:qFormat/>
    <w:rsid w:val="003625B2"/>
    <w:pPr>
      <w:keepNext/>
      <w:numPr>
        <w:ilvl w:val="1"/>
        <w:numId w:val="2"/>
      </w:numPr>
      <w:ind w:left="851" w:hanging="567"/>
      <w:outlineLvl w:val="1"/>
    </w:pPr>
    <w:rPr>
      <w:rFonts w:cs="Arial"/>
      <w:b/>
      <w:bCs/>
      <w:iCs/>
      <w:sz w:val="28"/>
      <w:szCs w:val="28"/>
    </w:rPr>
  </w:style>
  <w:style w:type="paragraph" w:styleId="Heading3">
    <w:name w:val="heading 3"/>
    <w:basedOn w:val="Normal"/>
    <w:next w:val="Normal"/>
    <w:autoRedefine/>
    <w:qFormat/>
    <w:rsid w:val="00D26DB8"/>
    <w:pPr>
      <w:keepNext/>
      <w:numPr>
        <w:ilvl w:val="2"/>
        <w:numId w:val="2"/>
      </w:numPr>
      <w:outlineLvl w:val="2"/>
    </w:pPr>
    <w:rPr>
      <w:rFonts w:cs="Arial"/>
      <w:b/>
      <w:bCs/>
      <w:szCs w:val="72"/>
    </w:rPr>
  </w:style>
  <w:style w:type="paragraph" w:styleId="Heading4">
    <w:name w:val="heading 4"/>
    <w:basedOn w:val="Normal"/>
    <w:next w:val="Normal"/>
    <w:qFormat/>
    <w:rsid w:val="006F0005"/>
    <w:pPr>
      <w:keepNext/>
      <w:numPr>
        <w:ilvl w:val="3"/>
        <w:numId w:val="2"/>
      </w:numPr>
      <w:spacing w:before="240" w:after="60"/>
      <w:outlineLvl w:val="3"/>
    </w:pPr>
    <w:rPr>
      <w:b/>
      <w:bCs/>
      <w:sz w:val="28"/>
      <w:szCs w:val="28"/>
    </w:rPr>
  </w:style>
  <w:style w:type="paragraph" w:styleId="Heading5">
    <w:name w:val="heading 5"/>
    <w:basedOn w:val="Normal"/>
    <w:next w:val="Normal"/>
    <w:qFormat/>
    <w:rsid w:val="006F0005"/>
    <w:pPr>
      <w:numPr>
        <w:ilvl w:val="4"/>
        <w:numId w:val="2"/>
      </w:numPr>
      <w:spacing w:before="240" w:after="60"/>
      <w:outlineLvl w:val="4"/>
    </w:pPr>
    <w:rPr>
      <w:b/>
      <w:bCs/>
      <w:i/>
      <w:iCs/>
      <w:sz w:val="26"/>
      <w:szCs w:val="26"/>
    </w:rPr>
  </w:style>
  <w:style w:type="paragraph" w:styleId="Heading6">
    <w:name w:val="heading 6"/>
    <w:basedOn w:val="Normal"/>
    <w:next w:val="Normal"/>
    <w:qFormat/>
    <w:rsid w:val="006F0005"/>
    <w:pPr>
      <w:numPr>
        <w:ilvl w:val="5"/>
        <w:numId w:val="2"/>
      </w:numPr>
      <w:spacing w:before="240" w:after="60"/>
      <w:outlineLvl w:val="5"/>
    </w:pPr>
    <w:rPr>
      <w:b/>
      <w:bCs/>
      <w:sz w:val="22"/>
      <w:szCs w:val="22"/>
    </w:rPr>
  </w:style>
  <w:style w:type="paragraph" w:styleId="Heading7">
    <w:name w:val="heading 7"/>
    <w:basedOn w:val="Normal"/>
    <w:next w:val="Normal"/>
    <w:qFormat/>
    <w:rsid w:val="006F0005"/>
    <w:pPr>
      <w:numPr>
        <w:ilvl w:val="6"/>
        <w:numId w:val="2"/>
      </w:numPr>
      <w:spacing w:before="240" w:after="60"/>
      <w:outlineLvl w:val="6"/>
    </w:pPr>
  </w:style>
  <w:style w:type="paragraph" w:styleId="Heading8">
    <w:name w:val="heading 8"/>
    <w:basedOn w:val="Normal"/>
    <w:next w:val="Normal"/>
    <w:link w:val="Heading8Char"/>
    <w:uiPriority w:val="9"/>
    <w:semiHidden/>
    <w:unhideWhenUsed/>
    <w:qFormat/>
    <w:rsid w:val="003C4480"/>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3C4480"/>
    <w:pPr>
      <w:numPr>
        <w:ilvl w:val="8"/>
        <w:numId w:val="2"/>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51BA2"/>
    <w:pPr>
      <w:jc w:val="both"/>
    </w:pPr>
    <w:rPr>
      <w:lang w:val="en-GB"/>
    </w:rPr>
  </w:style>
  <w:style w:type="paragraph" w:styleId="Footer">
    <w:name w:val="footer"/>
    <w:basedOn w:val="Normal"/>
    <w:link w:val="FooterChar"/>
    <w:uiPriority w:val="99"/>
    <w:rsid w:val="00BF1317"/>
    <w:pPr>
      <w:tabs>
        <w:tab w:val="center" w:pos="4536"/>
        <w:tab w:val="right" w:pos="9072"/>
      </w:tabs>
      <w:jc w:val="both"/>
    </w:pPr>
  </w:style>
  <w:style w:type="table" w:styleId="TableGrid">
    <w:name w:val="Table Grid"/>
    <w:basedOn w:val="TableNormal"/>
    <w:rsid w:val="00530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E30BCB"/>
    <w:rPr>
      <w:i/>
      <w:iCs/>
    </w:rPr>
  </w:style>
  <w:style w:type="paragraph" w:styleId="FootnoteText">
    <w:name w:val="footnote text"/>
    <w:basedOn w:val="Normal"/>
    <w:semiHidden/>
    <w:rsid w:val="00A82F40"/>
    <w:rPr>
      <w:sz w:val="20"/>
      <w:szCs w:val="20"/>
      <w:lang w:eastAsia="ro-RO"/>
    </w:rPr>
  </w:style>
  <w:style w:type="character" w:customStyle="1" w:styleId="style10">
    <w:name w:val="style1"/>
    <w:basedOn w:val="DefaultParagraphFont"/>
    <w:rsid w:val="00A82F40"/>
  </w:style>
  <w:style w:type="character" w:styleId="Hyperlink">
    <w:name w:val="Hyperlink"/>
    <w:uiPriority w:val="99"/>
    <w:rsid w:val="009F0C9A"/>
    <w:rPr>
      <w:color w:val="0000FF"/>
      <w:u w:val="single"/>
    </w:rPr>
  </w:style>
  <w:style w:type="paragraph" w:styleId="BodyText2">
    <w:name w:val="Body Text 2"/>
    <w:basedOn w:val="Normal"/>
    <w:rsid w:val="006F0005"/>
    <w:pPr>
      <w:spacing w:after="120" w:line="480" w:lineRule="auto"/>
    </w:pPr>
  </w:style>
  <w:style w:type="paragraph" w:styleId="Header">
    <w:name w:val="header"/>
    <w:basedOn w:val="Normal"/>
    <w:link w:val="HeaderChar"/>
    <w:uiPriority w:val="99"/>
    <w:rsid w:val="006F0005"/>
    <w:pPr>
      <w:tabs>
        <w:tab w:val="center" w:pos="4153"/>
        <w:tab w:val="right" w:pos="8306"/>
      </w:tabs>
    </w:pPr>
    <w:rPr>
      <w:lang w:val="en-GB"/>
    </w:rPr>
  </w:style>
  <w:style w:type="paragraph" w:styleId="Title">
    <w:name w:val="Title"/>
    <w:basedOn w:val="Normal"/>
    <w:qFormat/>
    <w:rsid w:val="006F0005"/>
    <w:pPr>
      <w:spacing w:line="360" w:lineRule="auto"/>
      <w:jc w:val="center"/>
    </w:pPr>
    <w:rPr>
      <w:b/>
      <w:bCs/>
      <w:sz w:val="32"/>
      <w:szCs w:val="20"/>
      <w:lang w:val="fr-FR" w:eastAsia="ro-RO"/>
    </w:rPr>
  </w:style>
  <w:style w:type="character" w:styleId="PageNumber">
    <w:name w:val="page number"/>
    <w:basedOn w:val="DefaultParagraphFont"/>
    <w:rsid w:val="000F7BC4"/>
  </w:style>
  <w:style w:type="paragraph" w:styleId="NormalWeb">
    <w:name w:val="Normal (Web)"/>
    <w:basedOn w:val="Normal"/>
    <w:rsid w:val="00A77B04"/>
    <w:pPr>
      <w:spacing w:before="100" w:beforeAutospacing="1" w:after="100" w:afterAutospacing="1"/>
    </w:pPr>
  </w:style>
  <w:style w:type="paragraph" w:styleId="TOC1">
    <w:name w:val="toc 1"/>
    <w:basedOn w:val="Normal"/>
    <w:next w:val="Normal"/>
    <w:autoRedefine/>
    <w:uiPriority w:val="39"/>
    <w:rsid w:val="000221FE"/>
    <w:pPr>
      <w:tabs>
        <w:tab w:val="left" w:pos="480"/>
        <w:tab w:val="right" w:leader="dot" w:pos="9072"/>
      </w:tabs>
      <w:spacing w:before="60"/>
      <w:jc w:val="center"/>
    </w:pPr>
    <w:rPr>
      <w:b/>
    </w:rPr>
  </w:style>
  <w:style w:type="paragraph" w:styleId="TOC2">
    <w:name w:val="toc 2"/>
    <w:basedOn w:val="Normal"/>
    <w:next w:val="Normal"/>
    <w:autoRedefine/>
    <w:uiPriority w:val="39"/>
    <w:rsid w:val="00FD0672"/>
    <w:pPr>
      <w:tabs>
        <w:tab w:val="left" w:pos="880"/>
        <w:tab w:val="right" w:leader="dot" w:pos="9072"/>
      </w:tabs>
      <w:spacing w:before="60"/>
      <w:ind w:left="1117" w:hanging="879"/>
    </w:pPr>
  </w:style>
  <w:style w:type="paragraph" w:styleId="TOC3">
    <w:name w:val="toc 3"/>
    <w:basedOn w:val="Normal"/>
    <w:next w:val="Normal"/>
    <w:autoRedefine/>
    <w:uiPriority w:val="39"/>
    <w:rsid w:val="00FD0672"/>
    <w:pPr>
      <w:tabs>
        <w:tab w:val="left" w:pos="1320"/>
        <w:tab w:val="right" w:leader="dot" w:pos="9072"/>
      </w:tabs>
      <w:ind w:left="1803" w:hanging="1321"/>
    </w:pPr>
  </w:style>
  <w:style w:type="paragraph" w:styleId="TableofFigures">
    <w:name w:val="table of figures"/>
    <w:basedOn w:val="Normal"/>
    <w:next w:val="Normal"/>
    <w:uiPriority w:val="99"/>
    <w:rsid w:val="00483BB4"/>
    <w:rPr>
      <w:i/>
      <w:iCs/>
      <w:sz w:val="20"/>
      <w:szCs w:val="20"/>
      <w:lang w:val="de-DE"/>
    </w:rPr>
  </w:style>
  <w:style w:type="paragraph" w:customStyle="1" w:styleId="1">
    <w:name w:val="1"/>
    <w:basedOn w:val="Normal"/>
    <w:rsid w:val="00EB65C8"/>
    <w:pPr>
      <w:widowControl w:val="0"/>
      <w:autoSpaceDE w:val="0"/>
      <w:autoSpaceDN w:val="0"/>
      <w:adjustRightInd w:val="0"/>
      <w:spacing w:after="160" w:line="240" w:lineRule="exact"/>
      <w:jc w:val="both"/>
      <w:textAlignment w:val="baseline"/>
    </w:pPr>
    <w:rPr>
      <w:rFonts w:ascii="Verdana" w:hAnsi="Verdana" w:cs="Verdana"/>
      <w:sz w:val="20"/>
      <w:szCs w:val="20"/>
      <w:lang w:val="en-GB"/>
    </w:rPr>
  </w:style>
  <w:style w:type="paragraph" w:customStyle="1" w:styleId="Char">
    <w:name w:val="Char"/>
    <w:basedOn w:val="Normal"/>
    <w:rsid w:val="00723522"/>
    <w:pPr>
      <w:widowControl w:val="0"/>
      <w:autoSpaceDE w:val="0"/>
      <w:autoSpaceDN w:val="0"/>
      <w:adjustRightInd w:val="0"/>
      <w:spacing w:after="160" w:line="240" w:lineRule="exact"/>
      <w:jc w:val="both"/>
    </w:pPr>
    <w:rPr>
      <w:rFonts w:ascii="Verdana" w:hAnsi="Verdana" w:cs="Verdana"/>
      <w:sz w:val="20"/>
      <w:szCs w:val="20"/>
      <w:lang w:val="en-GB"/>
    </w:rPr>
  </w:style>
  <w:style w:type="paragraph" w:styleId="BalloonText">
    <w:name w:val="Balloon Text"/>
    <w:basedOn w:val="Normal"/>
    <w:semiHidden/>
    <w:rsid w:val="0090187E"/>
    <w:rPr>
      <w:rFonts w:ascii="Tahoma" w:hAnsi="Tahoma" w:cs="Tahoma"/>
      <w:sz w:val="16"/>
      <w:szCs w:val="16"/>
    </w:rPr>
  </w:style>
  <w:style w:type="paragraph" w:customStyle="1" w:styleId="Heading11">
    <w:name w:val="Heading 11"/>
    <w:basedOn w:val="Normal"/>
    <w:rsid w:val="005840A3"/>
    <w:pPr>
      <w:spacing w:after="45"/>
      <w:outlineLvl w:val="1"/>
    </w:pPr>
    <w:rPr>
      <w:rFonts w:ascii="Arial" w:hAnsi="Arial" w:cs="Arial"/>
      <w:b/>
      <w:bCs/>
      <w:color w:val="000000"/>
      <w:spacing w:val="15"/>
      <w:kern w:val="36"/>
    </w:rPr>
  </w:style>
  <w:style w:type="paragraph" w:styleId="TOCHeading">
    <w:name w:val="TOC Heading"/>
    <w:basedOn w:val="Heading1"/>
    <w:next w:val="Normal"/>
    <w:uiPriority w:val="39"/>
    <w:unhideWhenUsed/>
    <w:qFormat/>
    <w:rsid w:val="00442CB2"/>
    <w:pPr>
      <w:keepLines/>
      <w:spacing w:before="480" w:line="276" w:lineRule="auto"/>
      <w:outlineLvl w:val="9"/>
    </w:pPr>
    <w:rPr>
      <w:rFonts w:ascii="Cambria" w:eastAsia="MS Gothic" w:hAnsi="Cambria" w:cs="Times New Roman"/>
      <w:color w:val="365F91"/>
      <w:kern w:val="0"/>
      <w:sz w:val="28"/>
      <w:szCs w:val="28"/>
      <w:lang w:eastAsia="ja-JP"/>
    </w:rPr>
  </w:style>
  <w:style w:type="character" w:customStyle="1" w:styleId="Heading8Char">
    <w:name w:val="Heading 8 Char"/>
    <w:link w:val="Heading8"/>
    <w:uiPriority w:val="9"/>
    <w:semiHidden/>
    <w:rsid w:val="003C4480"/>
    <w:rPr>
      <w:rFonts w:ascii="Calibri" w:hAnsi="Calibri"/>
      <w:i/>
      <w:iCs/>
      <w:sz w:val="24"/>
      <w:szCs w:val="24"/>
      <w:lang w:eastAsia="en-US"/>
    </w:rPr>
  </w:style>
  <w:style w:type="character" w:customStyle="1" w:styleId="Heading9Char">
    <w:name w:val="Heading 9 Char"/>
    <w:link w:val="Heading9"/>
    <w:uiPriority w:val="9"/>
    <w:semiHidden/>
    <w:rsid w:val="003C4480"/>
    <w:rPr>
      <w:rFonts w:ascii="Cambria" w:hAnsi="Cambria"/>
      <w:sz w:val="22"/>
      <w:szCs w:val="22"/>
      <w:lang w:eastAsia="en-US"/>
    </w:rPr>
  </w:style>
  <w:style w:type="paragraph" w:styleId="Caption">
    <w:name w:val="caption"/>
    <w:basedOn w:val="Normal"/>
    <w:next w:val="Normal"/>
    <w:autoRedefine/>
    <w:uiPriority w:val="35"/>
    <w:unhideWhenUsed/>
    <w:qFormat/>
    <w:rsid w:val="006B29C1"/>
    <w:pPr>
      <w:keepNext/>
      <w:spacing w:before="60"/>
      <w:jc w:val="center"/>
    </w:pPr>
    <w:rPr>
      <w:b/>
      <w:bCs/>
      <w:sz w:val="20"/>
      <w:szCs w:val="20"/>
    </w:rPr>
  </w:style>
  <w:style w:type="paragraph" w:styleId="BodyTextIndent">
    <w:name w:val="Body Text Indent"/>
    <w:basedOn w:val="Normal"/>
    <w:link w:val="BodyTextIndentChar"/>
    <w:uiPriority w:val="99"/>
    <w:semiHidden/>
    <w:unhideWhenUsed/>
    <w:rsid w:val="00590141"/>
    <w:pPr>
      <w:spacing w:after="120"/>
      <w:ind w:left="283"/>
    </w:pPr>
  </w:style>
  <w:style w:type="character" w:customStyle="1" w:styleId="BodyTextIndentChar">
    <w:name w:val="Body Text Indent Char"/>
    <w:link w:val="BodyTextIndent"/>
    <w:uiPriority w:val="99"/>
    <w:semiHidden/>
    <w:rsid w:val="00590141"/>
    <w:rPr>
      <w:sz w:val="24"/>
      <w:szCs w:val="24"/>
      <w:lang w:val="en-US" w:eastAsia="en-US"/>
    </w:rPr>
  </w:style>
  <w:style w:type="paragraph" w:styleId="BodyTextIndent2">
    <w:name w:val="Body Text Indent 2"/>
    <w:basedOn w:val="Normal"/>
    <w:link w:val="BodyTextIndent2Char"/>
    <w:uiPriority w:val="99"/>
    <w:semiHidden/>
    <w:unhideWhenUsed/>
    <w:rsid w:val="00590141"/>
    <w:pPr>
      <w:spacing w:after="120" w:line="480" w:lineRule="auto"/>
      <w:ind w:left="283"/>
    </w:pPr>
  </w:style>
  <w:style w:type="character" w:customStyle="1" w:styleId="BodyTextIndent2Char">
    <w:name w:val="Body Text Indent 2 Char"/>
    <w:link w:val="BodyTextIndent2"/>
    <w:uiPriority w:val="99"/>
    <w:semiHidden/>
    <w:rsid w:val="00590141"/>
    <w:rPr>
      <w:sz w:val="24"/>
      <w:szCs w:val="24"/>
      <w:lang w:val="en-US" w:eastAsia="en-US"/>
    </w:rPr>
  </w:style>
  <w:style w:type="paragraph" w:styleId="BodyTextIndent3">
    <w:name w:val="Body Text Indent 3"/>
    <w:basedOn w:val="Normal"/>
    <w:link w:val="BodyTextIndent3Char"/>
    <w:uiPriority w:val="99"/>
    <w:semiHidden/>
    <w:unhideWhenUsed/>
    <w:rsid w:val="00590141"/>
    <w:pPr>
      <w:spacing w:after="120"/>
      <w:ind w:left="283"/>
    </w:pPr>
    <w:rPr>
      <w:sz w:val="16"/>
      <w:szCs w:val="16"/>
    </w:rPr>
  </w:style>
  <w:style w:type="character" w:customStyle="1" w:styleId="BodyTextIndent3Char">
    <w:name w:val="Body Text Indent 3 Char"/>
    <w:link w:val="BodyTextIndent3"/>
    <w:uiPriority w:val="99"/>
    <w:semiHidden/>
    <w:rsid w:val="00590141"/>
    <w:rPr>
      <w:sz w:val="16"/>
      <w:szCs w:val="16"/>
      <w:lang w:val="en-US" w:eastAsia="en-US"/>
    </w:rPr>
  </w:style>
  <w:style w:type="numbering" w:customStyle="1" w:styleId="Style1">
    <w:name w:val="Style1"/>
    <w:rsid w:val="00184E30"/>
    <w:pPr>
      <w:numPr>
        <w:numId w:val="1"/>
      </w:numPr>
    </w:pPr>
  </w:style>
  <w:style w:type="paragraph" w:styleId="PlainText">
    <w:name w:val="Plain Text"/>
    <w:basedOn w:val="Normal"/>
    <w:link w:val="PlainTextChar"/>
    <w:uiPriority w:val="99"/>
    <w:unhideWhenUsed/>
    <w:rsid w:val="00072F82"/>
    <w:rPr>
      <w:rFonts w:ascii="Consolas" w:eastAsia="Calibri" w:hAnsi="Consolas" w:cs="Consolas"/>
      <w:sz w:val="21"/>
      <w:szCs w:val="21"/>
    </w:rPr>
  </w:style>
  <w:style w:type="character" w:customStyle="1" w:styleId="PlainTextChar">
    <w:name w:val="Plain Text Char"/>
    <w:link w:val="PlainText"/>
    <w:uiPriority w:val="99"/>
    <w:rsid w:val="00072F82"/>
    <w:rPr>
      <w:rFonts w:ascii="Consolas" w:eastAsia="Calibri" w:hAnsi="Consolas" w:cs="Consolas"/>
      <w:sz w:val="21"/>
      <w:szCs w:val="21"/>
    </w:rPr>
  </w:style>
  <w:style w:type="paragraph" w:styleId="ListParagraph">
    <w:name w:val="List Paragraph"/>
    <w:basedOn w:val="Normal"/>
    <w:uiPriority w:val="34"/>
    <w:qFormat/>
    <w:rsid w:val="001E4525"/>
    <w:pPr>
      <w:spacing w:after="160" w:line="259" w:lineRule="auto"/>
      <w:ind w:left="720"/>
      <w:contextualSpacing/>
    </w:pPr>
    <w:rPr>
      <w:rFonts w:ascii="Calibri" w:eastAsia="Calibri" w:hAnsi="Calibri"/>
      <w:sz w:val="22"/>
      <w:szCs w:val="22"/>
    </w:rPr>
  </w:style>
  <w:style w:type="table" w:customStyle="1" w:styleId="TableGridLight1">
    <w:name w:val="Table Grid Light1"/>
    <w:basedOn w:val="TableNormal"/>
    <w:uiPriority w:val="40"/>
    <w:rsid w:val="005A5699"/>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uiPriority w:val="46"/>
    <w:rsid w:val="005A5699"/>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5A5699"/>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TableNormal"/>
    <w:uiPriority w:val="50"/>
    <w:rsid w:val="005A569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dTable41">
    <w:name w:val="Grid Table 41"/>
    <w:basedOn w:val="TableNormal"/>
    <w:uiPriority w:val="49"/>
    <w:rsid w:val="005A5699"/>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11">
    <w:name w:val="Plain Table 11"/>
    <w:basedOn w:val="TableNormal"/>
    <w:uiPriority w:val="41"/>
    <w:rsid w:val="00A5318F"/>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Heading1Char">
    <w:name w:val="Heading 1 Char"/>
    <w:link w:val="Heading1"/>
    <w:rsid w:val="00DD019F"/>
    <w:rPr>
      <w:rFonts w:cs="Arial"/>
      <w:b/>
      <w:bCs/>
      <w:kern w:val="32"/>
      <w:sz w:val="32"/>
      <w:szCs w:val="32"/>
      <w:lang w:eastAsia="en-US"/>
    </w:rPr>
  </w:style>
  <w:style w:type="character" w:styleId="FollowedHyperlink">
    <w:name w:val="FollowedHyperlink"/>
    <w:uiPriority w:val="99"/>
    <w:semiHidden/>
    <w:unhideWhenUsed/>
    <w:rsid w:val="003E3459"/>
    <w:rPr>
      <w:color w:val="954F72"/>
      <w:u w:val="single"/>
    </w:rPr>
  </w:style>
  <w:style w:type="character" w:customStyle="1" w:styleId="HeaderChar">
    <w:name w:val="Header Char"/>
    <w:link w:val="Header"/>
    <w:uiPriority w:val="99"/>
    <w:rsid w:val="005B107B"/>
    <w:rPr>
      <w:sz w:val="24"/>
      <w:szCs w:val="24"/>
      <w:lang w:val="en-GB" w:eastAsia="en-US"/>
    </w:rPr>
  </w:style>
  <w:style w:type="paragraph" w:styleId="NoSpacing">
    <w:name w:val="No Spacing"/>
    <w:link w:val="NoSpacingChar"/>
    <w:uiPriority w:val="1"/>
    <w:qFormat/>
    <w:rsid w:val="00D2547E"/>
    <w:rPr>
      <w:rFonts w:ascii="Calibri" w:hAnsi="Calibri"/>
      <w:sz w:val="22"/>
      <w:szCs w:val="22"/>
      <w:lang w:val="en-US" w:eastAsia="en-US"/>
    </w:rPr>
  </w:style>
  <w:style w:type="character" w:customStyle="1" w:styleId="NoSpacingChar">
    <w:name w:val="No Spacing Char"/>
    <w:link w:val="NoSpacing"/>
    <w:uiPriority w:val="1"/>
    <w:rsid w:val="00D2547E"/>
    <w:rPr>
      <w:rFonts w:ascii="Calibri" w:hAnsi="Calibri"/>
      <w:sz w:val="22"/>
      <w:szCs w:val="22"/>
      <w:lang w:val="en-US" w:eastAsia="en-US"/>
    </w:rPr>
  </w:style>
  <w:style w:type="character" w:customStyle="1" w:styleId="FooterChar">
    <w:name w:val="Footer Char"/>
    <w:link w:val="Footer"/>
    <w:uiPriority w:val="99"/>
    <w:rsid w:val="00892F23"/>
    <w:rPr>
      <w:sz w:val="24"/>
      <w:szCs w:val="24"/>
      <w:lang w:eastAsia="en-US"/>
    </w:rPr>
  </w:style>
  <w:style w:type="character" w:styleId="FootnoteReference">
    <w:name w:val="footnote reference"/>
    <w:uiPriority w:val="99"/>
    <w:semiHidden/>
    <w:unhideWhenUsed/>
    <w:rsid w:val="00844D75"/>
    <w:rPr>
      <w:vertAlign w:val="superscript"/>
    </w:rPr>
  </w:style>
  <w:style w:type="paragraph" w:styleId="EndnoteText">
    <w:name w:val="endnote text"/>
    <w:basedOn w:val="Normal"/>
    <w:link w:val="EndnoteTextChar"/>
    <w:uiPriority w:val="99"/>
    <w:semiHidden/>
    <w:unhideWhenUsed/>
    <w:rsid w:val="00500FE4"/>
    <w:rPr>
      <w:sz w:val="20"/>
      <w:szCs w:val="20"/>
    </w:rPr>
  </w:style>
  <w:style w:type="character" w:customStyle="1" w:styleId="EndnoteTextChar">
    <w:name w:val="Endnote Text Char"/>
    <w:basedOn w:val="DefaultParagraphFont"/>
    <w:link w:val="EndnoteText"/>
    <w:uiPriority w:val="99"/>
    <w:semiHidden/>
    <w:rsid w:val="00500FE4"/>
    <w:rPr>
      <w:lang w:eastAsia="en-US"/>
    </w:rPr>
  </w:style>
  <w:style w:type="character" w:styleId="EndnoteReference">
    <w:name w:val="endnote reference"/>
    <w:basedOn w:val="DefaultParagraphFont"/>
    <w:uiPriority w:val="99"/>
    <w:semiHidden/>
    <w:unhideWhenUsed/>
    <w:rsid w:val="00500F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87595">
      <w:bodyDiv w:val="1"/>
      <w:marLeft w:val="0"/>
      <w:marRight w:val="0"/>
      <w:marTop w:val="0"/>
      <w:marBottom w:val="0"/>
      <w:divBdr>
        <w:top w:val="none" w:sz="0" w:space="0" w:color="auto"/>
        <w:left w:val="none" w:sz="0" w:space="0" w:color="auto"/>
        <w:bottom w:val="none" w:sz="0" w:space="0" w:color="auto"/>
        <w:right w:val="none" w:sz="0" w:space="0" w:color="auto"/>
      </w:divBdr>
    </w:div>
    <w:div w:id="174344981">
      <w:bodyDiv w:val="1"/>
      <w:marLeft w:val="0"/>
      <w:marRight w:val="0"/>
      <w:marTop w:val="0"/>
      <w:marBottom w:val="0"/>
      <w:divBdr>
        <w:top w:val="none" w:sz="0" w:space="0" w:color="auto"/>
        <w:left w:val="none" w:sz="0" w:space="0" w:color="auto"/>
        <w:bottom w:val="none" w:sz="0" w:space="0" w:color="auto"/>
        <w:right w:val="none" w:sz="0" w:space="0" w:color="auto"/>
      </w:divBdr>
    </w:div>
    <w:div w:id="188185957">
      <w:bodyDiv w:val="1"/>
      <w:marLeft w:val="0"/>
      <w:marRight w:val="0"/>
      <w:marTop w:val="0"/>
      <w:marBottom w:val="0"/>
      <w:divBdr>
        <w:top w:val="none" w:sz="0" w:space="0" w:color="auto"/>
        <w:left w:val="none" w:sz="0" w:space="0" w:color="auto"/>
        <w:bottom w:val="none" w:sz="0" w:space="0" w:color="auto"/>
        <w:right w:val="none" w:sz="0" w:space="0" w:color="auto"/>
      </w:divBdr>
    </w:div>
    <w:div w:id="309411556">
      <w:bodyDiv w:val="1"/>
      <w:marLeft w:val="0"/>
      <w:marRight w:val="0"/>
      <w:marTop w:val="0"/>
      <w:marBottom w:val="0"/>
      <w:divBdr>
        <w:top w:val="none" w:sz="0" w:space="0" w:color="auto"/>
        <w:left w:val="none" w:sz="0" w:space="0" w:color="auto"/>
        <w:bottom w:val="none" w:sz="0" w:space="0" w:color="auto"/>
        <w:right w:val="none" w:sz="0" w:space="0" w:color="auto"/>
      </w:divBdr>
    </w:div>
    <w:div w:id="455635470">
      <w:bodyDiv w:val="1"/>
      <w:marLeft w:val="0"/>
      <w:marRight w:val="0"/>
      <w:marTop w:val="0"/>
      <w:marBottom w:val="0"/>
      <w:divBdr>
        <w:top w:val="none" w:sz="0" w:space="0" w:color="auto"/>
        <w:left w:val="none" w:sz="0" w:space="0" w:color="auto"/>
        <w:bottom w:val="none" w:sz="0" w:space="0" w:color="auto"/>
        <w:right w:val="none" w:sz="0" w:space="0" w:color="auto"/>
      </w:divBdr>
    </w:div>
    <w:div w:id="609320524">
      <w:bodyDiv w:val="1"/>
      <w:marLeft w:val="0"/>
      <w:marRight w:val="0"/>
      <w:marTop w:val="0"/>
      <w:marBottom w:val="0"/>
      <w:divBdr>
        <w:top w:val="none" w:sz="0" w:space="0" w:color="auto"/>
        <w:left w:val="none" w:sz="0" w:space="0" w:color="auto"/>
        <w:bottom w:val="none" w:sz="0" w:space="0" w:color="auto"/>
        <w:right w:val="none" w:sz="0" w:space="0" w:color="auto"/>
      </w:divBdr>
    </w:div>
    <w:div w:id="619607409">
      <w:bodyDiv w:val="1"/>
      <w:marLeft w:val="0"/>
      <w:marRight w:val="0"/>
      <w:marTop w:val="0"/>
      <w:marBottom w:val="0"/>
      <w:divBdr>
        <w:top w:val="none" w:sz="0" w:space="0" w:color="auto"/>
        <w:left w:val="none" w:sz="0" w:space="0" w:color="auto"/>
        <w:bottom w:val="none" w:sz="0" w:space="0" w:color="auto"/>
        <w:right w:val="none" w:sz="0" w:space="0" w:color="auto"/>
      </w:divBdr>
    </w:div>
    <w:div w:id="708067994">
      <w:bodyDiv w:val="1"/>
      <w:marLeft w:val="0"/>
      <w:marRight w:val="0"/>
      <w:marTop w:val="0"/>
      <w:marBottom w:val="0"/>
      <w:divBdr>
        <w:top w:val="none" w:sz="0" w:space="0" w:color="auto"/>
        <w:left w:val="none" w:sz="0" w:space="0" w:color="auto"/>
        <w:bottom w:val="none" w:sz="0" w:space="0" w:color="auto"/>
        <w:right w:val="none" w:sz="0" w:space="0" w:color="auto"/>
      </w:divBdr>
    </w:div>
    <w:div w:id="787090903">
      <w:bodyDiv w:val="1"/>
      <w:marLeft w:val="0"/>
      <w:marRight w:val="0"/>
      <w:marTop w:val="0"/>
      <w:marBottom w:val="0"/>
      <w:divBdr>
        <w:top w:val="none" w:sz="0" w:space="0" w:color="auto"/>
        <w:left w:val="none" w:sz="0" w:space="0" w:color="auto"/>
        <w:bottom w:val="none" w:sz="0" w:space="0" w:color="auto"/>
        <w:right w:val="none" w:sz="0" w:space="0" w:color="auto"/>
      </w:divBdr>
    </w:div>
    <w:div w:id="812066187">
      <w:bodyDiv w:val="1"/>
      <w:marLeft w:val="0"/>
      <w:marRight w:val="0"/>
      <w:marTop w:val="0"/>
      <w:marBottom w:val="0"/>
      <w:divBdr>
        <w:top w:val="none" w:sz="0" w:space="0" w:color="auto"/>
        <w:left w:val="none" w:sz="0" w:space="0" w:color="auto"/>
        <w:bottom w:val="none" w:sz="0" w:space="0" w:color="auto"/>
        <w:right w:val="none" w:sz="0" w:space="0" w:color="auto"/>
      </w:divBdr>
    </w:div>
    <w:div w:id="845442372">
      <w:bodyDiv w:val="1"/>
      <w:marLeft w:val="0"/>
      <w:marRight w:val="0"/>
      <w:marTop w:val="0"/>
      <w:marBottom w:val="0"/>
      <w:divBdr>
        <w:top w:val="none" w:sz="0" w:space="0" w:color="auto"/>
        <w:left w:val="none" w:sz="0" w:space="0" w:color="auto"/>
        <w:bottom w:val="none" w:sz="0" w:space="0" w:color="auto"/>
        <w:right w:val="none" w:sz="0" w:space="0" w:color="auto"/>
      </w:divBdr>
    </w:div>
    <w:div w:id="910583957">
      <w:bodyDiv w:val="1"/>
      <w:marLeft w:val="0"/>
      <w:marRight w:val="0"/>
      <w:marTop w:val="0"/>
      <w:marBottom w:val="0"/>
      <w:divBdr>
        <w:top w:val="none" w:sz="0" w:space="0" w:color="auto"/>
        <w:left w:val="none" w:sz="0" w:space="0" w:color="auto"/>
        <w:bottom w:val="none" w:sz="0" w:space="0" w:color="auto"/>
        <w:right w:val="none" w:sz="0" w:space="0" w:color="auto"/>
      </w:divBdr>
    </w:div>
    <w:div w:id="1000472902">
      <w:bodyDiv w:val="1"/>
      <w:marLeft w:val="0"/>
      <w:marRight w:val="0"/>
      <w:marTop w:val="0"/>
      <w:marBottom w:val="0"/>
      <w:divBdr>
        <w:top w:val="none" w:sz="0" w:space="0" w:color="auto"/>
        <w:left w:val="none" w:sz="0" w:space="0" w:color="auto"/>
        <w:bottom w:val="none" w:sz="0" w:space="0" w:color="auto"/>
        <w:right w:val="none" w:sz="0" w:space="0" w:color="auto"/>
      </w:divBdr>
    </w:div>
    <w:div w:id="1206218748">
      <w:bodyDiv w:val="1"/>
      <w:marLeft w:val="0"/>
      <w:marRight w:val="0"/>
      <w:marTop w:val="0"/>
      <w:marBottom w:val="0"/>
      <w:divBdr>
        <w:top w:val="none" w:sz="0" w:space="0" w:color="auto"/>
        <w:left w:val="none" w:sz="0" w:space="0" w:color="auto"/>
        <w:bottom w:val="none" w:sz="0" w:space="0" w:color="auto"/>
        <w:right w:val="none" w:sz="0" w:space="0" w:color="auto"/>
      </w:divBdr>
    </w:div>
    <w:div w:id="1266303942">
      <w:bodyDiv w:val="1"/>
      <w:marLeft w:val="0"/>
      <w:marRight w:val="0"/>
      <w:marTop w:val="0"/>
      <w:marBottom w:val="0"/>
      <w:divBdr>
        <w:top w:val="none" w:sz="0" w:space="0" w:color="auto"/>
        <w:left w:val="none" w:sz="0" w:space="0" w:color="auto"/>
        <w:bottom w:val="none" w:sz="0" w:space="0" w:color="auto"/>
        <w:right w:val="none" w:sz="0" w:space="0" w:color="auto"/>
      </w:divBdr>
    </w:div>
    <w:div w:id="1326588179">
      <w:bodyDiv w:val="1"/>
      <w:marLeft w:val="0"/>
      <w:marRight w:val="0"/>
      <w:marTop w:val="0"/>
      <w:marBottom w:val="0"/>
      <w:divBdr>
        <w:top w:val="none" w:sz="0" w:space="0" w:color="auto"/>
        <w:left w:val="none" w:sz="0" w:space="0" w:color="auto"/>
        <w:bottom w:val="none" w:sz="0" w:space="0" w:color="auto"/>
        <w:right w:val="none" w:sz="0" w:space="0" w:color="auto"/>
      </w:divBdr>
    </w:div>
    <w:div w:id="1355839083">
      <w:bodyDiv w:val="1"/>
      <w:marLeft w:val="0"/>
      <w:marRight w:val="0"/>
      <w:marTop w:val="0"/>
      <w:marBottom w:val="0"/>
      <w:divBdr>
        <w:top w:val="none" w:sz="0" w:space="0" w:color="auto"/>
        <w:left w:val="none" w:sz="0" w:space="0" w:color="auto"/>
        <w:bottom w:val="none" w:sz="0" w:space="0" w:color="auto"/>
        <w:right w:val="none" w:sz="0" w:space="0" w:color="auto"/>
      </w:divBdr>
    </w:div>
    <w:div w:id="2000649869">
      <w:bodyDiv w:val="1"/>
      <w:marLeft w:val="0"/>
      <w:marRight w:val="0"/>
      <w:marTop w:val="0"/>
      <w:marBottom w:val="0"/>
      <w:divBdr>
        <w:top w:val="none" w:sz="0" w:space="0" w:color="auto"/>
        <w:left w:val="none" w:sz="0" w:space="0" w:color="auto"/>
        <w:bottom w:val="none" w:sz="0" w:space="0" w:color="auto"/>
        <w:right w:val="none" w:sz="0" w:space="0" w:color="auto"/>
      </w:divBdr>
    </w:div>
    <w:div w:id="2032802045">
      <w:bodyDiv w:val="1"/>
      <w:marLeft w:val="0"/>
      <w:marRight w:val="0"/>
      <w:marTop w:val="0"/>
      <w:marBottom w:val="0"/>
      <w:divBdr>
        <w:top w:val="none" w:sz="0" w:space="0" w:color="auto"/>
        <w:left w:val="none" w:sz="0" w:space="0" w:color="auto"/>
        <w:bottom w:val="none" w:sz="0" w:space="0" w:color="auto"/>
        <w:right w:val="none" w:sz="0" w:space="0" w:color="auto"/>
      </w:divBdr>
    </w:div>
    <w:div w:id="212638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sdn.microsoft.com"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entityframeworktutorial.net/EntityFramework5/entity-framework5-introduction.aspx"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cursuri.cs.pub.ro/~poo/wiki/index.php/Design_Patterns_Basics" TargetMode="External"/><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b:Tag>
    <b:SourceType>Patent</b:SourceType>
    <b:Guid>{EA5094C9-DEAE-4F5A-9AEC-3AC0111FC230}</b:Guid>
    <b:Author>
      <b:Inventor>
        <b:NameList>
          <b:Person>
            <b:Last>Microsoft</b:Last>
          </b:Person>
        </b:NameList>
      </b:Inventor>
    </b:Author>
    <b:RefOrder>2</b:RefOrder>
  </b:Source>
  <b:Source>
    <b:Tag>htt</b:Tag>
    <b:SourceType>ElectronicSource</b:SourceType>
    <b:Guid>{7777AC33-F710-431E-A677-FDCB3DB5618A}</b:Guid>
    <b:Author>
      <b:Author>
        <b:NameList>
          <b:Person>
            <b:Last>http://cursuri.cs.pub.ro/~poo/wiki/index.php/Design_Patterns_Basics</b:Last>
          </b:Person>
        </b:NameList>
      </b:Author>
    </b:Author>
    <b:Title>Design Patterns Basics</b:Title>
    <b:RefOrder>1</b:RefOrder>
  </b:Source>
</b:Sources>
</file>

<file path=customXml/itemProps1.xml><?xml version="1.0" encoding="utf-8"?>
<ds:datastoreItem xmlns:ds="http://schemas.openxmlformats.org/officeDocument/2006/customXml" ds:itemID="{F8DCEB40-2F6A-4024-B738-969F284F2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49</Pages>
  <Words>10670</Words>
  <Characters>61887</Characters>
  <Application>Microsoft Office Word</Application>
  <DocSecurity>0</DocSecurity>
  <Lines>515</Lines>
  <Paragraphs>144</Paragraphs>
  <ScaleCrop>false</ScaleCrop>
  <HeadingPairs>
    <vt:vector size="2" baseType="variant">
      <vt:variant>
        <vt:lpstr>Title</vt:lpstr>
      </vt:variant>
      <vt:variant>
        <vt:i4>1</vt:i4>
      </vt:variant>
    </vt:vector>
  </HeadingPairs>
  <TitlesOfParts>
    <vt:vector size="1" baseType="lpstr">
      <vt:lpstr>NORME MINIMALE PRIVIND PREZENTAREA MANUSCRISELOR</vt:lpstr>
    </vt:vector>
  </TitlesOfParts>
  <Company/>
  <LinksUpToDate>false</LinksUpToDate>
  <CharactersWithSpaces>72413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NORME MINIMALE PRIVIND PREZENTAREA MANUSCRISELOR</dc:title>
  <dc:creator>Parinti</dc:creator>
  <cp:lastModifiedBy>Constantin Taran</cp:lastModifiedBy>
  <cp:revision>16</cp:revision>
  <cp:lastPrinted>2016-06-27T13:08:00Z</cp:lastPrinted>
  <dcterms:created xsi:type="dcterms:W3CDTF">2016-06-27T12:15:00Z</dcterms:created>
  <dcterms:modified xsi:type="dcterms:W3CDTF">2016-07-01T17:10:00Z</dcterms:modified>
</cp:coreProperties>
</file>